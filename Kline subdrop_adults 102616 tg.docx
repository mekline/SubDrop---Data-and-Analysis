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45A6A2" w14:textId="3D61491A" w:rsidR="00F43838" w:rsidRPr="00885145" w:rsidRDefault="009747A1" w:rsidP="00C0381B">
      <w:pPr>
        <w:jc w:val="center"/>
      </w:pPr>
      <w:bookmarkStart w:id="0" w:name="_Toc292556515"/>
      <w:r>
        <w:t>N</w:t>
      </w:r>
      <w:r w:rsidR="0028342D">
        <w:t>ot</w:t>
      </w:r>
      <w:r w:rsidR="00946337">
        <w:t>hing but the truth</w:t>
      </w:r>
      <w:r>
        <w:t>, but not the whole truth</w:t>
      </w:r>
      <w:r w:rsidR="00C0381B">
        <w:t xml:space="preserve">: Adults choose to mention agents and patients in proportion to informativity, even if </w:t>
      </w:r>
      <w:r>
        <w:t>i</w:t>
      </w:r>
      <w:r w:rsidR="000A02C2">
        <w:t>t</w:t>
      </w:r>
      <w:r>
        <w:t xml:space="preserve"> doesn’t</w:t>
      </w:r>
      <w:r w:rsidR="00C0381B">
        <w:t xml:space="preserve"> fully disambiguate the message.</w:t>
      </w:r>
      <w:bookmarkEnd w:id="0"/>
    </w:p>
    <w:p w14:paraId="12165452" w14:textId="005F932D" w:rsidR="00F43838" w:rsidRDefault="00F43838" w:rsidP="00F43838">
      <w:r w:rsidRPr="00885145">
        <w:t>Melissa Kline</w:t>
      </w:r>
    </w:p>
    <w:p w14:paraId="0F9A8248" w14:textId="3278E90C" w:rsidR="000A02C2" w:rsidRPr="00885145" w:rsidRDefault="000A02C2" w:rsidP="00F43838">
      <w:r>
        <w:t>Laura Schulz</w:t>
      </w:r>
    </w:p>
    <w:p w14:paraId="360C65C2" w14:textId="22A0F355" w:rsidR="00F43838" w:rsidRDefault="00F43838" w:rsidP="00F43838">
      <w:r w:rsidRPr="00885145">
        <w:t>Ted Gibson</w:t>
      </w:r>
    </w:p>
    <w:p w14:paraId="13A3D33B" w14:textId="77777777" w:rsidR="003E4875" w:rsidRPr="00885145" w:rsidRDefault="003E4875" w:rsidP="00F43838"/>
    <w:p w14:paraId="14A8A230" w14:textId="77777777" w:rsidR="00F43838" w:rsidRPr="00C96D49" w:rsidRDefault="00F43838" w:rsidP="00F43838">
      <w:pPr>
        <w:spacing w:after="0" w:line="240" w:lineRule="auto"/>
        <w:rPr>
          <w:b/>
        </w:rPr>
      </w:pPr>
      <w:r w:rsidRPr="00C96D49">
        <w:rPr>
          <w:b/>
        </w:rPr>
        <w:t>Abstract</w:t>
      </w:r>
    </w:p>
    <w:p w14:paraId="2462D5B2" w14:textId="77777777" w:rsidR="00F43838" w:rsidRDefault="00F43838" w:rsidP="00F43838">
      <w:pPr>
        <w:spacing w:after="0" w:line="240" w:lineRule="auto"/>
      </w:pPr>
    </w:p>
    <w:p w14:paraId="4B355941" w14:textId="7576184D" w:rsidR="00F638D2" w:rsidRDefault="00871B3E" w:rsidP="0028342D">
      <w:pPr>
        <w:spacing w:after="0"/>
      </w:pPr>
      <w:r>
        <w:t xml:space="preserve">How do we </w:t>
      </w:r>
      <w:r w:rsidR="00232278">
        <w:t xml:space="preserve">decide </w:t>
      </w:r>
      <w:r>
        <w:t xml:space="preserve">what we choose to say to ensure our meanings will be understood? The Rational Speech Act model (RSA, Frank &amp; Goodman, 2012) asserts that speakers </w:t>
      </w:r>
      <w:r w:rsidR="00E52A4B">
        <w:t xml:space="preserve">plan </w:t>
      </w:r>
      <w:r>
        <w:t xml:space="preserve">what to say by comparing the potential informativity of </w:t>
      </w:r>
      <w:r w:rsidR="003767A1">
        <w:t>words in a particular</w:t>
      </w:r>
      <w:r>
        <w:t xml:space="preserve"> context. </w:t>
      </w:r>
      <w:r w:rsidR="003767A1">
        <w:t xml:space="preserve">We present the first example of </w:t>
      </w:r>
      <w:ins w:id="1" w:author="Ted Gibson" w:date="2016-10-27T15:57:00Z">
        <w:r w:rsidR="00E028E3">
          <w:t xml:space="preserve">an </w:t>
        </w:r>
      </w:ins>
      <w:r w:rsidR="003767A1">
        <w:t>RSA</w:t>
      </w:r>
      <w:del w:id="2" w:author="Ted Gibson" w:date="2016-10-27T15:57:00Z">
        <w:r w:rsidR="003767A1" w:rsidDel="00E028E3">
          <w:delText>-type</w:delText>
        </w:r>
      </w:del>
      <w:r w:rsidR="003767A1">
        <w:t xml:space="preserve"> model</w:t>
      </w:r>
      <w:del w:id="3" w:author="Ted Gibson" w:date="2016-10-27T15:57:00Z">
        <w:r w:rsidR="003767A1" w:rsidDel="00E028E3">
          <w:delText>ing</w:delText>
        </w:r>
      </w:del>
      <w:r w:rsidR="003767A1">
        <w:t xml:space="preserve"> of </w:t>
      </w:r>
      <w:ins w:id="4" w:author="Melissa Kline" w:date="2016-10-26T10:45:00Z">
        <w:r w:rsidR="001E370D">
          <w:rPr>
            <w:i/>
          </w:rPr>
          <w:t>sentence level</w:t>
        </w:r>
      </w:ins>
      <w:ins w:id="5" w:author="Melissa Kline" w:date="2016-10-26T11:24:00Z">
        <w:r w:rsidR="009F0CAA">
          <w:rPr>
            <w:i/>
          </w:rPr>
          <w:t xml:space="preserve"> </w:t>
        </w:r>
        <w:r w:rsidR="009F0CAA" w:rsidRPr="009F0CAA">
          <w:t>(who-did-what-to-whom)</w:t>
        </w:r>
      </w:ins>
      <w:r w:rsidR="003767A1" w:rsidRPr="009F0CAA">
        <w:t xml:space="preserve"> meanings</w:t>
      </w:r>
      <w:r w:rsidR="003767A1">
        <w:t xml:space="preserve">. In these contexts, the set of possible messages must be abstracted from the set of </w:t>
      </w:r>
      <w:ins w:id="6" w:author="Melissa Kline" w:date="2016-10-26T10:45:00Z">
        <w:r w:rsidR="001E370D">
          <w:t xml:space="preserve">common-ground </w:t>
        </w:r>
      </w:ins>
      <w:r w:rsidR="003767A1">
        <w:t>entities (</w:t>
      </w:r>
      <w:ins w:id="7" w:author="Ted Gibson" w:date="2016-10-27T16:00:00Z">
        <w:r w:rsidR="00A43B44">
          <w:t xml:space="preserve">people, such as </w:t>
        </w:r>
        <w:r w:rsidR="00A43B44">
          <w:rPr>
            <w:i/>
          </w:rPr>
          <w:t xml:space="preserve">Jane, Marco; </w:t>
        </w:r>
        <w:r w:rsidR="00A43B44">
          <w:t xml:space="preserve">objects </w:t>
        </w:r>
        <w:r w:rsidR="001B1059">
          <w:t xml:space="preserve">such as </w:t>
        </w:r>
      </w:ins>
      <w:bookmarkStart w:id="8" w:name="_GoBack"/>
      <w:bookmarkEnd w:id="8"/>
      <w:r w:rsidR="003767A1" w:rsidRPr="003767A1">
        <w:rPr>
          <w:i/>
        </w:rPr>
        <w:t>apple, banana</w:t>
      </w:r>
      <w:r w:rsidR="003767A1">
        <w:t>) to possible events (</w:t>
      </w:r>
      <w:r w:rsidR="003767A1" w:rsidRPr="003767A1">
        <w:rPr>
          <w:i/>
        </w:rPr>
        <w:t>Jane eats the apple</w:t>
      </w:r>
      <w:r w:rsidR="003767A1">
        <w:t xml:space="preserve">, </w:t>
      </w:r>
      <w:r w:rsidR="003767A1" w:rsidRPr="003767A1">
        <w:rPr>
          <w:i/>
        </w:rPr>
        <w:t>Marco peels the banana</w:t>
      </w:r>
      <w:r w:rsidR="003767A1">
        <w:t xml:space="preserve">), with each word in a message contributing unique semantic content. </w:t>
      </w:r>
      <w:r>
        <w:t>How do speakers accomplish the transformation from context to possible</w:t>
      </w:r>
      <w:r w:rsidR="003767A1">
        <w:t xml:space="preserve"> </w:t>
      </w:r>
      <w:r w:rsidR="003767A1" w:rsidRPr="003767A1">
        <w:t>compositional m</w:t>
      </w:r>
      <w:r w:rsidR="003767A1">
        <w:t>essages</w:t>
      </w:r>
      <w:r>
        <w:t xml:space="preserve">? In a communication game, participants were required to describe transitive scenes (e.g. </w:t>
      </w:r>
      <w:r w:rsidRPr="004532AA">
        <w:rPr>
          <w:i/>
        </w:rPr>
        <w:t>Jane pets the dog</w:t>
      </w:r>
      <w:r>
        <w:t>), with only two words, in contexts where those two words either were or were not enough to uniquely identify an event. Adults ma</w:t>
      </w:r>
      <w:ins w:id="9" w:author="Melissa Kline" w:date="2016-10-26T11:24:00Z">
        <w:r w:rsidR="009F0CAA">
          <w:t>de</w:t>
        </w:r>
      </w:ins>
      <w:r>
        <w:t xml:space="preserve"> utterance choices sensitive to informativity in these contexts, matching the predictions of the RSA even when there was no fully ‘correct’ or successful choice. Thus we show that adults’ communicative behavior can be described by a model that accommodates the active construction of possible messages from a given discourse, beyond the set of </w:t>
      </w:r>
      <w:r w:rsidR="003767A1">
        <w:t xml:space="preserve">possible </w:t>
      </w:r>
      <w:r>
        <w:t>entities in common ground. By presenting the first case of RSA modeling of basic who-did-what-to-who argument structure, this study suggests that full-blown natural speech may indeed result from speakers who model and adapt to the listener’s needs</w:t>
      </w:r>
      <w:r w:rsidR="00F43838">
        <w:t>.</w:t>
      </w:r>
    </w:p>
    <w:p w14:paraId="58ADFE49" w14:textId="77777777" w:rsidR="00F638D2" w:rsidRDefault="00F638D2" w:rsidP="0028342D">
      <w:pPr>
        <w:spacing w:after="0"/>
      </w:pPr>
    </w:p>
    <w:p w14:paraId="4482F35D" w14:textId="77777777" w:rsidR="00F43838" w:rsidRDefault="00F43838" w:rsidP="00F43838">
      <w:pPr>
        <w:spacing w:after="0" w:line="240" w:lineRule="auto"/>
      </w:pPr>
    </w:p>
    <w:p w14:paraId="2F71885E" w14:textId="77777777" w:rsidR="00E50050" w:rsidRDefault="00E50050" w:rsidP="00F43838">
      <w:pPr>
        <w:spacing w:after="0" w:line="240" w:lineRule="auto"/>
      </w:pPr>
    </w:p>
    <w:p w14:paraId="529F5D84" w14:textId="77777777" w:rsidR="008307BD" w:rsidRDefault="008307BD" w:rsidP="00F43838">
      <w:pPr>
        <w:spacing w:after="0" w:line="240" w:lineRule="auto"/>
      </w:pPr>
    </w:p>
    <w:p w14:paraId="46D380AC" w14:textId="77777777" w:rsidR="008307BD" w:rsidRDefault="008307BD" w:rsidP="00F43838">
      <w:pPr>
        <w:spacing w:after="0" w:line="240" w:lineRule="auto"/>
      </w:pPr>
    </w:p>
    <w:p w14:paraId="3AFC19A8" w14:textId="77777777" w:rsidR="008307BD" w:rsidRDefault="008307BD" w:rsidP="00F43838">
      <w:pPr>
        <w:spacing w:after="0" w:line="240" w:lineRule="auto"/>
      </w:pPr>
    </w:p>
    <w:p w14:paraId="74710D55" w14:textId="77777777" w:rsidR="008307BD" w:rsidRPr="00755D32" w:rsidRDefault="008307BD" w:rsidP="00F43838">
      <w:pPr>
        <w:spacing w:after="0" w:line="240" w:lineRule="auto"/>
      </w:pPr>
    </w:p>
    <w:p w14:paraId="301964C6" w14:textId="77777777" w:rsidR="008307BD" w:rsidRDefault="008307BD" w:rsidP="00F43838"/>
    <w:p w14:paraId="012D899E" w14:textId="77777777" w:rsidR="004D45AB" w:rsidRDefault="004D45AB" w:rsidP="00F43838">
      <w:pPr>
        <w:rPr>
          <w:ins w:id="10" w:author="Melissa Kline" w:date="2016-10-26T13:47:00Z"/>
          <w:b/>
        </w:rPr>
      </w:pPr>
    </w:p>
    <w:p w14:paraId="593BD32C" w14:textId="77777777" w:rsidR="008307BD" w:rsidRPr="008307BD" w:rsidRDefault="008307BD" w:rsidP="00F43838">
      <w:pPr>
        <w:rPr>
          <w:b/>
        </w:rPr>
      </w:pPr>
      <w:r w:rsidRPr="008307BD">
        <w:rPr>
          <w:b/>
        </w:rPr>
        <w:lastRenderedPageBreak/>
        <w:t>Introduction</w:t>
      </w:r>
    </w:p>
    <w:p w14:paraId="6EBF03E2" w14:textId="123B1AE3" w:rsidR="00F43838" w:rsidRDefault="00871B3E" w:rsidP="00F43838">
      <w:r>
        <w:t>Communication requires continually making decisions</w:t>
      </w:r>
      <w:r w:rsidRPr="00885145">
        <w:t xml:space="preserve"> about what information to include </w:t>
      </w:r>
      <w:r>
        <w:t>and</w:t>
      </w:r>
      <w:r w:rsidRPr="00885145">
        <w:t xml:space="preserve"> exclude. </w:t>
      </w:r>
      <w:r>
        <w:t xml:space="preserve">It is </w:t>
      </w:r>
      <w:r w:rsidRPr="00885145">
        <w:t xml:space="preserve">not always necessary or desirable to fully describe an event: if someone asks </w:t>
      </w:r>
      <w:r w:rsidRPr="00885145">
        <w:rPr>
          <w:i/>
        </w:rPr>
        <w:t>What are you doing</w:t>
      </w:r>
      <w:r>
        <w:t xml:space="preserve">?, </w:t>
      </w:r>
      <w:r w:rsidRPr="00885145">
        <w:rPr>
          <w:i/>
        </w:rPr>
        <w:t xml:space="preserve">I’m eating </w:t>
      </w:r>
      <w:r>
        <w:t>might be sufficient, and possibly preferable to</w:t>
      </w:r>
      <w:r w:rsidRPr="00885145">
        <w:t xml:space="preserve"> longer alternatives like </w:t>
      </w:r>
      <w:r w:rsidRPr="00885145">
        <w:rPr>
          <w:i/>
        </w:rPr>
        <w:t xml:space="preserve">I’m eating </w:t>
      </w:r>
      <w:r w:rsidRPr="00885145">
        <w:rPr>
          <w:i/>
          <w:u w:val="single"/>
        </w:rPr>
        <w:t>a sandwich</w:t>
      </w:r>
      <w:r w:rsidRPr="00885145">
        <w:t xml:space="preserve"> or </w:t>
      </w:r>
      <w:r w:rsidRPr="00885145">
        <w:rPr>
          <w:i/>
        </w:rPr>
        <w:t xml:space="preserve">I’m eating </w:t>
      </w:r>
      <w:r w:rsidRPr="00885145">
        <w:rPr>
          <w:i/>
          <w:u w:val="single"/>
        </w:rPr>
        <w:t>a grilled cheese sandwich</w:t>
      </w:r>
      <w:r w:rsidRPr="00885145">
        <w:t>. For a speaker to successfully communicate with a listener</w:t>
      </w:r>
      <w:r>
        <w:t xml:space="preserve"> in this way</w:t>
      </w:r>
      <w:r w:rsidRPr="00885145">
        <w:t>, the</w:t>
      </w:r>
      <w:r>
        <w:t xml:space="preserve"> two</w:t>
      </w:r>
      <w:r w:rsidRPr="00885145">
        <w:t xml:space="preserve"> </w:t>
      </w:r>
      <w:r>
        <w:t>need to implicitly agree on some shared principles of communication</w:t>
      </w:r>
      <w:r w:rsidRPr="00885145">
        <w:t xml:space="preserve">. </w:t>
      </w:r>
      <w:r w:rsidR="000E2EF8">
        <w:fldChar w:fldCharType="begin"/>
      </w:r>
      <w:r w:rsidR="000E2EF8">
        <w:instrText xml:space="preserve"> ADDIN ZOTERO_ITEM CSL_CITATION {"citationID":"gn5hde6a1","properties":{"formattedCitation":"(Grice, 1975)","plainCitation":"(Grice, 1975)"},"citationItems":[{"id":2457,"uris":["http://zotero.org/users/178617/items/MNCZ5UJ5"],"uri":["http://zotero.org/users/178617/items/MNCZ5UJ5"],"itemData":{"id":2457,"type":"article-journal","title":"Logic and Conversation","container-title":"Syntax and Semantics","page":"41-58","volume":"3","author":[{"family":"Grice","given":"H."}],"issued":{"date-parts":[["1975"]]}}}],"schema":"https://github.com/citation-style-language/schema/raw/master/csl-citation.json"} </w:instrText>
      </w:r>
      <w:r w:rsidR="000E2EF8">
        <w:fldChar w:fldCharType="separate"/>
      </w:r>
      <w:r w:rsidR="000E2EF8">
        <w:rPr>
          <w:noProof/>
        </w:rPr>
        <w:t>Grice (1975)</w:t>
      </w:r>
      <w:r w:rsidR="000E2EF8">
        <w:fldChar w:fldCharType="end"/>
      </w:r>
      <w:r w:rsidR="000E2EF8">
        <w:t xml:space="preserve"> </w:t>
      </w:r>
      <w:r w:rsidR="00F43838" w:rsidRPr="00885145">
        <w:t xml:space="preserve">codified these conversational assumptions as a series of ‘maxims’, including the maxims of Quantity (‘give as much information as is needed, but no more’) and Relevance (‘say something that furthers the goal of the conversation’). Thus </w:t>
      </w:r>
      <w:r w:rsidR="00F43838">
        <w:t xml:space="preserve">a speaker can refer to </w:t>
      </w:r>
      <w:r w:rsidR="00F43838">
        <w:rPr>
          <w:i/>
        </w:rPr>
        <w:t>a</w:t>
      </w:r>
      <w:r w:rsidR="00F43838" w:rsidRPr="003B3E6A">
        <w:rPr>
          <w:i/>
        </w:rPr>
        <w:t xml:space="preserve"> sandwich</w:t>
      </w:r>
      <w:r w:rsidR="00F43838">
        <w:t xml:space="preserve"> alone if the alternative is a salad, but should refer to</w:t>
      </w:r>
      <w:r w:rsidR="00F43838" w:rsidRPr="00885145">
        <w:t xml:space="preserve"> </w:t>
      </w:r>
      <w:r w:rsidR="00F43838">
        <w:rPr>
          <w:i/>
        </w:rPr>
        <w:t>a</w:t>
      </w:r>
      <w:r w:rsidR="00F43838" w:rsidRPr="00885145">
        <w:rPr>
          <w:i/>
        </w:rPr>
        <w:t xml:space="preserve"> grilled cheese sandwich</w:t>
      </w:r>
      <w:r w:rsidR="00F43838" w:rsidRPr="00885145">
        <w:t xml:space="preserve"> </w:t>
      </w:r>
      <w:r w:rsidR="00F43838">
        <w:t>if the alternative is peanut butter and jelly.</w:t>
      </w:r>
    </w:p>
    <w:p w14:paraId="3155F6AB" w14:textId="57C0D241" w:rsidR="00174D96" w:rsidRDefault="00871B3E" w:rsidP="00F43838">
      <w:pPr>
        <w:rPr>
          <w:ins w:id="11" w:author="Melissa Kline" w:date="2016-10-26T11:37:00Z"/>
        </w:rPr>
      </w:pPr>
      <w:r>
        <w:t>Adult</w:t>
      </w:r>
      <w:ins w:id="12" w:author="Melissa Kline" w:date="2016-10-26T11:35:00Z">
        <w:r w:rsidR="00E43500">
          <w:t>s use</w:t>
        </w:r>
      </w:ins>
      <w:r w:rsidRPr="00885145">
        <w:t xml:space="preserve"> statistical informatio</w:t>
      </w:r>
      <w:r>
        <w:t xml:space="preserve">n to predict words and structures </w:t>
      </w:r>
      <w:r w:rsidR="000E2EF8">
        <w:fldChar w:fldCharType="begin"/>
      </w:r>
      <w:r w:rsidR="00D65F0D">
        <w:instrText xml:space="preserve"> ADDIN ZOTERO_ITEM CSL_CITATION {"citationID":"1dev9sl80a","properties":{"formattedCitation":"(Levy, 2008; MacDonald, 2013; MacDonald, Pearlmutter, &amp; Seidenberg, 1994; Tanenhaus, Spivey-Knowlton, Eberhard, &amp; Sedivy, 1995)","plainCitation":"(Levy, 2008; MacDonald, 2013; MacDonald, Pearlmutter, &amp; Seidenberg, 1994; Tanenhaus, Spivey-Knowlton, Eberhard, &amp; Sedivy, 1995)"},"citationItems":[{"id":2540,"uris":["http://zotero.org/users/178617/items/SNNVUXKF"],"uri":["http://zotero.org/users/178617/items/SNNVUXKF"],"itemData":{"id":2540,"type":"article-journal","title":"Expectation-based syntactic comprehension","container-title":"Cognition","page":"1126-1177","volume":"106","issue":"3","source":"NCBI PubMed","abstract":"This paper investigates the role of resource allocation as a source of processing difficulty in human sentence comprehension. The paper proposes a simple information-theoretic characterization of processing difficulty as the work incurred by resource reallocation during parallel, incremental, probabilistic disambiguation in sentence comprehension, and demonstrates its equivalence to the theory of Hale [Hale, J. (2001). A probabilistic Earley parser as a psycholinguistic model. In Proceedings of NAACL (Vol. 2, pp. 159-166)], in which the difficulty of a word is proportional to its surprisal (its negative log-probability) in the context within which it appears. This proposal subsumes and clarifies findings that high-constraint contexts can facilitate lexical processing, and connects these findings to well-known models of parallel constraint-based comprehension. In addition, the theory leads to a number of specific predictions about the role of expectation in syntactic comprehension, including the reversal of locality-based difficulty patterns in syntactically constrained contexts, and conditions under which increased ambiguity facilitates processing. The paper examines a range of established results bearing on these predictions, and shows that they are largely consistent with the surprisal theory.","DOI":"10.1016/j.cognition.2007.05.006","ISSN":"0010-0277","note":"PMID: 17662975","journalAbbreviation":"Cognition","language":"eng","author":[{"family":"Levy","given":"Roger"}],"issued":{"date-parts":[["2008",3]]},"PMID":"17662975"}},{"id":2537,"uris":["http://zotero.org/users/178617/items/DXMH4JGM"],"uri":["http://zotero.org/users/178617/items/DXMH4JGM"],"itemData":{"id":2537,"type":"article-journal","title":"How language production shapes language form and comprehension","container-title":"Frontiers in Psychology","volume":"4","source":"PubMed Central","abstract":"Language production processes can provide insight into how language comprehension works and language typology—why languages tend to have certain characteristics more often than others. Drawing on work in memory retrieval, motor planning, and serial order in action planning, the Production-Distribution-Comprehension (PDC) account links work in the fields of language production, typology, and comprehension: (1) faced with substantial computational burdens of planning and producing utterances, language producers implicitly follow three biases in utterance planning that promote word order choices that reduce these burdens, thereby improving production fluency. (2) These choices, repeated over many utterances and individuals, shape the distributions of utterance forms in language. The claim that language form stems in large degree from producers' attempts to mitigate utterance planning difficulty is contrasted with alternative accounts in which form is driven by language use more broadly, language acquisition processes, or producers' attempts to create language forms that are easily understood by comprehenders. (3) Language perceivers implicitly learn the statistical regularities in their linguistic input, and they use this prior experience to guide comprehension of subsequent language. In particular, they learn to predict the sequential structure of linguistic signals, based on the statistics of previously-encountered input. Thus, key aspects of comprehension behavior are tied to lexico-syntactic statistics in the language, which in turn derive from utterance planning biases promoting production of comparatively easy utterance forms over more difficult ones. This approach contrasts with classic theories in which comprehension behaviors are attributed to innate design features of the language comprehension system and associated working memory. The PDC instead links basic features of comprehension to a different source: production processes that shape language form.","URL":"http://www.ncbi.nlm.nih.gov/pmc/articles/PMC3636467/","DOI":"10.3389/fpsyg.2013.00226","ISSN":"1664-1078","note":"PMID: 23637689\nPMCID: PMC3636467","journalAbbreviation":"Front Psychol","author":[{"family":"MacDonald","given":"Maryellen C."}],"issued":{"date-parts":[["2013",4,26]]},"accessed":{"date-parts":[["2015",3,23]]},"PMID":"23637689","PMCID":"PMC3636467"}},{"id":12200,"uris":["http://zotero.org/users/178617/items/3VUPIH65"],"uri":["http://zotero.org/users/178617/items/3VUPIH65"],"itemData":{"id":12200,"type":"article-journal","title":"Lexical nature of syntactic ambiguity resolution","container-title":"Psychological Review","page":"676-703","volume":"101","issue":"4","author":[{"family":"MacDonald","given":"Maryellen C."},{"family":"Pearlmutter","given":"Neal J."},{"family":"Seidenberg","given":"Mark S."}],"issued":{"date-parts":[["1994"]]}}},{"id":329,"uris":["http://zotero.org/users/178617/items/P5572QNI"],"uri":["http://zotero.org/users/178617/items/P5572QNI"],"itemData":{"id":329,"type":"article-journal","title":"Integration of visual and linguistic information in spoken language comprehension","container-title":"Science","page":"1632-1634","volume":"268","issue":"5217","author":[{"family":"Tanenhaus","given":"Michael K."},{"family":"Spivey-Knowlton","given":"Michael J."},{"family":"Eberhard","given":"Kathleen M."},{"family":"Sedivy","given":"Julie"}],"issued":{"date-parts":[["1995"]]}}}],"schema":"https://github.com/citation-style-language/schema/raw/master/csl-citation.json"} </w:instrText>
      </w:r>
      <w:r w:rsidR="000E2EF8">
        <w:fldChar w:fldCharType="separate"/>
      </w:r>
      <w:r w:rsidR="00D65F0D">
        <w:rPr>
          <w:noProof/>
        </w:rPr>
        <w:t>(Levy, 2008; MacDonald, 2013; MacDonald, Pearlmutter, &amp; Seidenberg, 1994; Tanenhaus, Spivey-Knowlton, Eberhard, &amp; Sedivy, 1995)</w:t>
      </w:r>
      <w:r w:rsidR="000E2EF8">
        <w:fldChar w:fldCharType="end"/>
      </w:r>
      <w:r w:rsidR="008307BD">
        <w:t xml:space="preserve">, and in turn </w:t>
      </w:r>
      <w:r w:rsidR="00F43838">
        <w:t xml:space="preserve">many features of </w:t>
      </w:r>
      <w:r w:rsidR="00F43838" w:rsidRPr="00885145">
        <w:t>language</w:t>
      </w:r>
      <w:r w:rsidR="00F43838" w:rsidRPr="00275CDC">
        <w:t xml:space="preserve"> production</w:t>
      </w:r>
      <w:r w:rsidR="00F43838" w:rsidRPr="00885145">
        <w:t xml:space="preserve"> </w:t>
      </w:r>
      <w:r w:rsidR="008307BD">
        <w:t xml:space="preserve">also </w:t>
      </w:r>
      <w:r w:rsidR="00F43838">
        <w:t>seem</w:t>
      </w:r>
      <w:r w:rsidR="00F43838" w:rsidRPr="00885145">
        <w:t xml:space="preserve"> to be shaped to improve the chances of successful communication. </w:t>
      </w:r>
      <w:r w:rsidR="004B5570">
        <w:t>Formalizations</w:t>
      </w:r>
      <w:r w:rsidR="004B5570" w:rsidRPr="00885145">
        <w:t xml:space="preserve"> based on information theory </w:t>
      </w:r>
      <w:r w:rsidR="004B5570" w:rsidRPr="00885145">
        <w:fldChar w:fldCharType="begin"/>
      </w:r>
      <w:r w:rsidR="004B5570" w:rsidRPr="00885145">
        <w:instrText xml:space="preserve"> ADDIN ZOTERO_ITEM CSL_CITATION {"citationID":"9aaeqef6v","properties":{"formattedCitation":"(Shannon, 1949)","plainCitation":"(Shannon, 1949)"},"citationItems":[{"id":2487,"uris":["http://zotero.org/users/178617/items/M3JHB8IP"],"uri":["http://zotero.org/users/178617/items/M3JHB8IP"],"itemData":{"id":2487,"type":"article-journal","title":"Communication in the Presence of Noise","container-title":"Proceedings of the IRE","page":"10-21","volume":"37","issue":"1","source":"IEEE Xplore","abstract":"A method is developed for representing any communication system geometrically. Messages and the corresponding signals are points in two \"function spaces,\" and the modulation process is a mapping of one space into the other. Using this representation, a number of results in communication theory are deduced concerning expansion and compression of bandwidth and the threshold effect. Formulas are found for the maxmum rate of transmission of binary digits over a system when the signal is perturbed by various types of noise. Some of the properties of \"ideal\" systems which transmit at this maxmum rate are discussed. The equivalent number of binary digits per second for certain information sources is calculated.","DOI":"10.1109/JRPROC.1949.232969","ISSN":"0096-8390","author":[{"family":"Shannon","given":"C.E."}],"issued":{"date-parts":[["1949",1]]}}}],"schema":"https://github.com/citation-style-language/schema/raw/master/csl-citation.json"} </w:instrText>
      </w:r>
      <w:r w:rsidR="004B5570" w:rsidRPr="00885145">
        <w:fldChar w:fldCharType="separate"/>
      </w:r>
      <w:r w:rsidR="004B5570" w:rsidRPr="00885145">
        <w:rPr>
          <w:noProof/>
        </w:rPr>
        <w:t>(Shannon, 1949)</w:t>
      </w:r>
      <w:r w:rsidR="004B5570" w:rsidRPr="00885145">
        <w:fldChar w:fldCharType="end"/>
      </w:r>
      <w:r w:rsidR="004B5570" w:rsidRPr="00885145">
        <w:t xml:space="preserve"> </w:t>
      </w:r>
      <w:r w:rsidR="004B5570">
        <w:t xml:space="preserve">have been given to explain a variety of effects in natural production </w:t>
      </w:r>
      <w:r w:rsidR="004B5570" w:rsidRPr="00885145">
        <w:t>including phonological reduction, lexical choice (e.g.</w:t>
      </w:r>
      <w:r w:rsidR="004B5570">
        <w:t>,</w:t>
      </w:r>
      <w:r w:rsidR="004B5570" w:rsidRPr="00885145">
        <w:t xml:space="preserve"> between </w:t>
      </w:r>
      <w:r w:rsidR="004B5570" w:rsidRPr="00885145">
        <w:rPr>
          <w:i/>
        </w:rPr>
        <w:t>math</w:t>
      </w:r>
      <w:r w:rsidR="004B5570" w:rsidRPr="00885145">
        <w:t xml:space="preserve"> and </w:t>
      </w:r>
      <w:r w:rsidR="004B5570" w:rsidRPr="00885145">
        <w:rPr>
          <w:i/>
        </w:rPr>
        <w:t>mathematics</w:t>
      </w:r>
      <w:r w:rsidR="004B5570" w:rsidRPr="00885145">
        <w:t xml:space="preserve">) and inclusion of optional arguments </w:t>
      </w:r>
      <w:r w:rsidR="004B5570" w:rsidRPr="00885145">
        <w:fldChar w:fldCharType="begin"/>
      </w:r>
      <w:r w:rsidR="004B5570">
        <w:instrText xml:space="preserve"> ADDIN ZOTERO_ITEM CSL_CITATION {"citationID":"McasvnkY","properties":{"formattedCitation":"(Aylett &amp; Turk, 2004; Jaeger, 2010; Mahowald, Fedorenko, Piantadosi, &amp; Gibson, 2013; Resnik, 1996; van Son &amp; van Santen, 2005)","plainCitation":"(Aylett &amp; Turk, 2004; Jaeger, 2010; Mahowald, Fedorenko, Piantadosi, &amp; Gibson, 2013; Resnik, 1996; van Son &amp; van Santen, 2005)"},"citationItems":[{"id":2502,"uris":["http://zotero.org/users/178617/items/SS7576VQ"],"uri":["http://zotero.org/users/178617/items/SS7576VQ"],"itemData":{"id":2502,"type":"article-journal","title":"The Smooth Signal Redundancy Hypothesis: A Functional Explanation for Relationships between Redundancy, Prosodic Prominence, and Duration in Spontaneous Speech","container-title":"Language and Speech","page":"31-56","volume":"47","issue":"1","source":"las.sagepub.com","abstract":"This paper explores two related factors which influence variation in duration, prosodic structure and redundancy in spontaneous speech. We argue that the constraint of producing robust communication while efficiently expending articulatory effort leads to an inverse relationship between language redundancy and duration. The inverse relationship improves communication robustness by spreading information more evenly across the speech signal, yielding a smoother signal redundancy profile.\nWe argue that prosodic prominence is a linguistic means of achieving smooth signal redundancy. Prosodic prominence increases syllable duration and coincides to a large extent with unpredictable sections of speech, and thus leads to a smoother signal redundancy.\nThe results of linear regressions carried out between measures of redundancy, syllable duration and prosodic structure in a large corpus of spontaneous speech confirm: (1) an inverse relationship between language redundancy and duration, and (2) a strong relationship between prosodic prominence and duration.\nThe fact that a large proportion of the variance predicted by language redundancy and prosodic prominence is nonunique suggests that, in English, prosodic prominence structure is the means with which constraints caused by a robust signal requirement are expressed in spontaneous speech.","DOI":"10.1177/00238309040470010201","ISSN":"0023-8309, 1756-6053","shortTitle":"The Smooth Signal Redundancy Hypothesis","journalAbbreviation":"Language and Speech","language":"en","author":[{"family":"Aylett","given":"Matthew"},{"family":"Turk","given":"Alice"}],"issued":{"date-parts":[["2004",3,1]]}}},{"id":1741,"uris":["http://zotero.org/users/178617/items/RPCPFUQ8"],"uri":["http://zotero.org/users/178617/items/RPCPFUQ8"],"itemData":{"id":1741,"type":"article-journal","title":"Redundancy and reduction: Speakers manage syntactic information density","container-title":"Cognitive Psychology","page":"23-62","volume":"61","issue":"1","source":"CrossRef","DOI":"10.1016/j.cogpsych.2010.02.002","ISSN":"00100285","shortTitle":"Redundancy and reduction","author":[{"family":"Jaeger","given":"T. Florian"}],"issued":{"date-parts":[["2010",8]]}}},{"id":1947,"uris":["http://zotero.org/users/178617/items/SWMN2M5C"],"uri":["http://zotero.org/users/178617/items/SWMN2M5C"],"itemData":{"id":1947,"type":"article-journal","title":"Info/information theory: Speakers choose shorter words in predictive contexts","container-title":"Cognition","page":"313-318","volume":"126","issue":"2","source":"CrossRef","DOI":"10.1016/j.cognition.2012.09.010","ISSN":"00100277","shortTitle":"Info/information theory","author":[{"family":"Mahowald","given":"Kyle"},{"family":"Fedorenko","given":"Evelina"},{"family":"Piantadosi","given":"Steven T."},{"family":"Gibson","given":"Edward"}],"issued":{"date-parts":[["2013",2]]}}},{"id":1681,"uris":["http://zotero.org/users/178617/items/UISBTVFM"],"uri":["http://zotero.org/users/178617/items/UISBTVFM"],"itemData":{"id":1681,"type":"article-journal","title":"Selectional constraints: An information-theoretic model and its computational realization","container-title":"Cognition","page":"127-159","volume":"61","author":[{"family":"Resnik","given":"Philip"}],"issued":{"date-parts":[["1996"]]}}},{"id":2551,"uris":["http://zotero.org/users/178617/items/DTED8SJU"],"uri":["http://zotero.org/users/178617/items/DTED8SJU"],"itemData":{"id":2551,"type":"article-journal","title":"Duration and spectral balance of intervocalic consonants: A case for efficient communication","container-title":"Speech Communication","collection-title":"In Honour of Louis Pols","page":"100-123","volume":"47","issue":"1–2","source":"ScienceDirect","abstract":"The prosodic structure of speech and the redundancy of words can significantly strengthen or weaken segmental articulation. This paper investigates the acoustic effects of lexical stress, intra-word location, and predictability on sentence internal intervocalic consonants from accented words, using meaningful reading materials from 4157 sentences read by two American English speakers. Consonant duration and spectral balance in such reading materials show reduction in unstressed consonants and in consonants occurring later in the word (Initial vs. Medial vs. Final). Coronal consonants behaved distinctly, which was interpreted as a shift from full to flap or tap articulation in a subset of the phoneme realizations. This shift in articulation, and part of the consonant specific acoustic variation, could be linked to the frequency distribution of consonant classes over the investigated conditions. A higher frequency of occurrence of a consonant class in our corpus and a CELEX word-list was associated with shorter durations and differences in spectral balance that would increase the communicative efficiency of speech.","DOI":"10.1016/j.specom.2005.06.005","ISSN":"0167-6393","shortTitle":"Duration and spectral balance of intervocalic consonants","journalAbbreviation":"Speech Communication","author":[{"family":"Son","given":"R. J. J. H.","non-dropping-particle":"van"},{"family":"Santen","given":"Jan P. H.","non-dropping-particle":"van"}],"issued":{"date-parts":[["2005",9]]}}}],"schema":"https://github.com/citation-style-language/schema/raw/master/csl-citation.json"} </w:instrText>
      </w:r>
      <w:r w:rsidR="004B5570" w:rsidRPr="00885145">
        <w:fldChar w:fldCharType="separate"/>
      </w:r>
      <w:r w:rsidR="004B5570">
        <w:rPr>
          <w:noProof/>
        </w:rPr>
        <w:t>(Aylett &amp; Turk, 2004; Jaeger, 2010; Mahowald, Fedorenko, Piantadosi, &amp; Gibson, 2013; Resnik, 1996; van Son &amp; van Santen, 2005)</w:t>
      </w:r>
      <w:r w:rsidR="004B5570" w:rsidRPr="00885145">
        <w:fldChar w:fldCharType="end"/>
      </w:r>
      <w:r w:rsidR="004B5570" w:rsidRPr="00885145">
        <w:t>.</w:t>
      </w:r>
      <w:r w:rsidR="004B5570">
        <w:t xml:space="preserve"> </w:t>
      </w:r>
      <w:r w:rsidR="00F43838">
        <w:t>However, peop</w:t>
      </w:r>
      <w:r w:rsidR="004532AA">
        <w:t xml:space="preserve">le might produce helpful </w:t>
      </w:r>
      <w:r w:rsidR="00C0381B">
        <w:t xml:space="preserve">features of </w:t>
      </w:r>
      <w:r w:rsidR="004532AA">
        <w:t>speech</w:t>
      </w:r>
      <w:r w:rsidR="00F43838">
        <w:t xml:space="preserve"> without intending to be helpful, just because those features are </w:t>
      </w:r>
      <w:r w:rsidR="00F43838" w:rsidRPr="00E67535">
        <w:t>e</w:t>
      </w:r>
      <w:r w:rsidR="00D65F0D">
        <w:t xml:space="preserve">asy to produce (cf. </w:t>
      </w:r>
      <w:r w:rsidR="00D65F0D">
        <w:fldChar w:fldCharType="begin"/>
      </w:r>
      <w:r w:rsidR="00D65F0D">
        <w:instrText xml:space="preserve"> ADDIN ZOTERO_ITEM CSL_CITATION {"citationID":"2im9doq5n4","properties":{"formattedCitation":"(Keysar, Barr, &amp; Horton, 1998)","plainCitation":"(Keysar, Barr, &amp; Horton, 1998)"},"citationItems":[{"id":3247,"uris":["http://zotero.org/users/178617/items/CG2TJCXR"],"uri":["http://zotero.org/users/178617/items/CG2TJCXR"],"itemData":{"id":3247,"type":"article-journal","title":"The Egocentric Basis of Language Use: Insights From a Processing Approach.","container-title":"Current Directions in Psychological Science","page":"46-50","volume":"7","issue":"2","source":"CrossRef","DOI":"10.1111/1467-8721.ep13175613","ISSN":"0963-7214, 1467-8721","shortTitle":"The Egocentric Basis of Language Use","language":"en","author":[{"family":"Keysar","given":"Boaz"},{"family":"Barr","given":"Dale J."},{"family":"Horton","given":"William S."}],"issued":{"date-parts":[["1998",4]]}}}],"schema":"https://github.com/citation-style-language/schema/raw/master/csl-citation.json"} </w:instrText>
      </w:r>
      <w:r w:rsidR="00D65F0D">
        <w:fldChar w:fldCharType="separate"/>
      </w:r>
      <w:r w:rsidR="00D65F0D">
        <w:rPr>
          <w:noProof/>
        </w:rPr>
        <w:t>Keysar, Barr, &amp; Horton, 1998)</w:t>
      </w:r>
      <w:r w:rsidR="00D65F0D">
        <w:fldChar w:fldCharType="end"/>
      </w:r>
      <w:r w:rsidR="00F43838" w:rsidRPr="00E67535">
        <w:t xml:space="preserve">. </w:t>
      </w:r>
      <w:r w:rsidR="00EE3E62">
        <w:t>To tell whether production is intentionally helpful,</w:t>
      </w:r>
      <w:r w:rsidRPr="004532AA">
        <w:t xml:space="preserve"> the speaker </w:t>
      </w:r>
      <w:r w:rsidRPr="00EE3E62">
        <w:t>should flexibly adapt to context</w:t>
      </w:r>
      <w:r w:rsidR="00EE3E62">
        <w:t xml:space="preserve"> when the situation changes. </w:t>
      </w:r>
      <w:r w:rsidR="00C0381B" w:rsidRPr="00885145">
        <w:t xml:space="preserve">A </w:t>
      </w:r>
      <w:r w:rsidR="00C0381B">
        <w:t>large</w:t>
      </w:r>
      <w:r w:rsidR="00C0381B" w:rsidRPr="00885145">
        <w:t xml:space="preserve"> body of work has focused on how referring expressions for objects (</w:t>
      </w:r>
      <w:r w:rsidR="00C0381B" w:rsidRPr="00885145">
        <w:rPr>
          <w:i/>
        </w:rPr>
        <w:t>that, that</w:t>
      </w:r>
      <w:r w:rsidR="008307BD">
        <w:rPr>
          <w:i/>
        </w:rPr>
        <w:t xml:space="preserve"> big</w:t>
      </w:r>
      <w:r w:rsidR="00C0381B" w:rsidRPr="00885145">
        <w:rPr>
          <w:i/>
        </w:rPr>
        <w:t xml:space="preserve"> sandwich, that grilled cheese sandwich</w:t>
      </w:r>
      <w:r w:rsidR="00C0381B" w:rsidRPr="00885145">
        <w:t xml:space="preserve">) are related to </w:t>
      </w:r>
      <w:r w:rsidR="00C0381B">
        <w:t xml:space="preserve">the </w:t>
      </w:r>
      <w:ins w:id="13" w:author="Melissa Kline" w:date="2016-10-26T11:27:00Z">
        <w:r w:rsidR="00E43500">
          <w:t xml:space="preserve">specific </w:t>
        </w:r>
      </w:ins>
      <w:r w:rsidR="00C0381B" w:rsidRPr="00885145">
        <w:t>nonlinguistic i</w:t>
      </w:r>
      <w:r w:rsidR="00D65F0D">
        <w:t>nformation available in a scene</w:t>
      </w:r>
      <w:r w:rsidR="008965D6">
        <w:t xml:space="preserve"> </w:t>
      </w:r>
      <w:r w:rsidR="008965D6">
        <w:fldChar w:fldCharType="begin"/>
      </w:r>
      <w:r w:rsidR="008965D6">
        <w:instrText xml:space="preserve"> ADDIN ZOTERO_ITEM CSL_CITATION {"citationID":"1f6jpcj4te","properties":{"formattedCitation":"(Brennan &amp; Clark, 1996; Brown-Schmidt &amp; Tanenhaus, 2008; Nadig &amp; Sedivy, 2002; Pogue, Kurumada, &amp; Tanenhaus, 2016; Sedivy, 1999)","plainCitation":"(Brennan &amp; Clark, 1996; Brown-Schmidt &amp; Tanenhaus, 2008; Nadig &amp; Sedivy, 2002; Pogue, Kurumada, &amp; Tanenhaus, 2016; Sedivy, 1999)"},"citationItems":[{"id":3249,"uris":["http://zotero.org/users/178617/items/RWRBZBUD"],"uri":["http://zotero.org/users/178617/items/RWRBZBUD"],"itemData":{"id":3249,"type":"article-journal","title":"Conceptual pacts and lexical choice in conversation","container-title":"Journal of Experimental Psychology. Learning, Memory, and Cognition","page":"1482-1493","volume":"22","issue":"6","source":"PubMed","abstract":"When people in conversation refer repeatedly to the same object, they come to use the same terms. This phenomenon, called lexical entrainment, has several possible explanations. Ahistorical accounts appeal only to the informativeness and availability of terms and to the current salience of the object's features. Historical accounts appeal in addition to the recency and frequency of past references and to partner-specific conceptualizations of the object that people achieve interactively. Evidence from 3 experiments favors a historical account and suggests that when speakers refer to an object, they are proposing a conceptualization of it, a proposal their addresses may or may not agree to. Once they do establish a shared conceptualization, a conceptual pact, they appeal to it in later references even when they could use simpler references. Over time, speakers simplify conceptual pacts and, when necessary, abandon them for new conceptualizations.","ISSN":"0278-7393","note":"PMID: 8921603","journalAbbreviation":"J Exp Psychol Learn Mem Cogn","language":"eng","author":[{"family":"Brennan","given":"S. E."},{"family":"Clark","given":"H. H."}],"issued":{"date-parts":[["1996",11]]},"PMID":"8921603"}},{"id":3248,"uris":["http://zotero.org/users/178617/items/7KR5BZ8I"],"uri":["http://zotero.org/users/178617/items/7KR5BZ8I"],"itemData":{"id":3248,"type":"article-journal","title":"Real-Time Investigation of Referential Domains in Unscripted Conversation: A Targeted Language Game Approach","container-title":"Cognitive Science: A Multidisciplinary Journal","page":"643-684","volume":"32","issue":"4","source":"CrossRef","DOI":"10.1080/03640210802066816","ISSN":"0364-0213","shortTitle":"Real-Time Investigation of Referential Domains in Unscripted Conversation","language":"en","author":[{"family":"Brown-Schmidt","given":"Sarah"},{"family":"Tanenhaus","given":"Michael"}],"issued":{"date-parts":[["2008",6]]}}},{"id":933,"uris":["http://zotero.org/users/178617/items/RTFDITJX"],"uri":["http://zotero.org/users/178617/items/RTFDITJX"],"itemData":{"id":933,"type":"article-journal","title":"Evidence of Perspective-Taking Constraints in Children's On-Line Reference Resolution","container-title":"Psychological Science","page":"329-336","volume":"13","issue":"4","source":"JSTOR","abstract":"&lt;p&gt;Young children's communication has often been characterized as egocentric. Some researchers claim that the processing of language involves an initial stage that relies on egocentric heuristics, even in adults. Such an account, combined with general developmental difficulties with late-stage processes, could provide an explanation for much of children's egocentric communication. However, the experimental data reported in this article do not support such an account: In an elicited-production task, 5- to 6-year-old children were found to be sensitive to their partner's perspective. Moreover, in an on-line comprehension task, they showed sensitivity to common-ground information from the initial stages of language processing. We propose that mutual knowledge is not distinct from other knowledge relevant for language processing, and exerts early effects on processing in proportion to its salience and reliability.","ISSN":"0956-7976","note":"ArticleType: research-article / Full publication date: Jul., 2002 / Copyright © 2002 Association for Psychological Science","author":[{"family":"Nadig","given":"Aparna S."},{"family":"Sedivy","given":"Julie C."}],"issued":{"date-parts":[["2002",7,1]]}}},{"id":3251,"uris":["http://zotero.org/users/178617/items/XBK6MWKU"],"uri":["http://zotero.org/users/178617/items/XBK6MWKU"],"itemData":{"id":3251,"type":"article-journal","title":"Talker-Specific Generalization of Pragmatic Inferences based on Under- and Over-Informative Prenominal Adjective Use","container-title":"Frontiers in Psychology","volume":"6","source":"CrossRef","URL":"http://journal.frontiersin.org/Article/10.3389/fpsyg.2015.02035/abstract","DOI":"10.3389/fpsyg.2015.02035","ISSN":"1664-1078","author":[{"family":"Pogue","given":"Amanda"},{"family":"Kurumada","given":"Chigusa"},{"family":"Tanenhaus","given":"Michael K."}],"issued":{"date-parts":[["2016",1,20]]},"accessed":{"date-parts":[["2016",9,30]]}}},{"id":348,"uris":["http://zotero.org/users/178617/items/FSAU449T"],"uri":["http://zotero.org/users/178617/items/FSAU449T"],"itemData":{"id":348,"type":"article-journal","title":"Pragmatic versus form-based accounts of referential contrast: Evidence for effects of informativity expectations","container-title":"Journal of Psycholinguistic Research","author":[{"family":"Sedivy","given":"Julie"}],"issued":{"date-parts":[["1999"]]}}}],"schema":"https://github.com/citation-style-language/schema/raw/master/csl-citation.json"} </w:instrText>
      </w:r>
      <w:r w:rsidR="008965D6">
        <w:fldChar w:fldCharType="separate"/>
      </w:r>
      <w:r w:rsidR="008965D6">
        <w:rPr>
          <w:noProof/>
        </w:rPr>
        <w:t>(e.g. Brennan &amp; Clark, 1996; Brown-Schmidt &amp; Tanenhaus, 2008; Nadig &amp; Sedivy, 2002; Pogue, Kurumada, &amp; Tanenhaus, 2016; Sedivy, 1999)</w:t>
      </w:r>
      <w:r w:rsidR="008965D6">
        <w:fldChar w:fldCharType="end"/>
      </w:r>
      <w:r w:rsidR="008965D6">
        <w:t xml:space="preserve">. </w:t>
      </w:r>
      <w:r w:rsidR="0038275D">
        <w:t xml:space="preserve">As </w:t>
      </w:r>
      <w:r w:rsidR="00C0381B">
        <w:t>listeners</w:t>
      </w:r>
      <w:r w:rsidR="0038275D">
        <w:t>, adults</w:t>
      </w:r>
      <w:r w:rsidR="00C0381B">
        <w:t xml:space="preserve"> assume that speakers are making informative choices (e.g. by directing their attention to a small cup </w:t>
      </w:r>
      <w:r w:rsidR="00592D08">
        <w:t xml:space="preserve">with </w:t>
      </w:r>
      <w:r w:rsidR="00C0381B">
        <w:t xml:space="preserve">a larger competitor rather than a </w:t>
      </w:r>
      <w:r w:rsidR="00592D08">
        <w:t xml:space="preserve">lone </w:t>
      </w:r>
      <w:r w:rsidR="00C0381B">
        <w:t xml:space="preserve">small plate, </w:t>
      </w:r>
      <w:r w:rsidR="00592D08">
        <w:t xml:space="preserve">upon hearing </w:t>
      </w:r>
      <w:r w:rsidR="00C0381B" w:rsidRPr="00C0381B">
        <w:rPr>
          <w:i/>
        </w:rPr>
        <w:t xml:space="preserve">The </w:t>
      </w:r>
      <w:r w:rsidR="00C0381B" w:rsidRPr="00592D08">
        <w:rPr>
          <w:i/>
        </w:rPr>
        <w:t>small</w:t>
      </w:r>
      <w:r w:rsidR="00592D08" w:rsidRPr="00592D08">
        <w:rPr>
          <w:i/>
        </w:rPr>
        <w:t>…</w:t>
      </w:r>
      <w:r w:rsidR="00592D08">
        <w:t>)</w:t>
      </w:r>
      <w:r w:rsidR="005C08DF">
        <w:t xml:space="preserve"> </w:t>
      </w:r>
      <w:r w:rsidR="009747A1" w:rsidRPr="005C08DF">
        <w:t>Are</w:t>
      </w:r>
      <w:r w:rsidR="009747A1">
        <w:t xml:space="preserve"> </w:t>
      </w:r>
      <w:r w:rsidR="0038275D">
        <w:t>they</w:t>
      </w:r>
      <w:r w:rsidR="009747A1">
        <w:t xml:space="preserve"> correct</w:t>
      </w:r>
      <w:r w:rsidR="0038275D">
        <w:t>?</w:t>
      </w:r>
      <w:ins w:id="14" w:author="Melissa Kline" w:date="2016-10-26T11:37:00Z">
        <w:r w:rsidR="00174D96">
          <w:t xml:space="preserve"> </w:t>
        </w:r>
      </w:ins>
      <w:r w:rsidR="00F43838" w:rsidRPr="00E67535">
        <w:fldChar w:fldCharType="begin"/>
      </w:r>
      <w:r w:rsidR="000E2EF8">
        <w:instrText xml:space="preserve"> ADDIN ZOTERO_ITEM CSL_CITATION {"citationID":"2dgeu8h2ta","properties":{"formattedCitation":"(Frank &amp; Goodman, 2012)","plainCitation":"(Frank &amp; Goodman, 2012)","dontUpdate":true},"citationItems":[{"id":1960,"uris":["http://zotero.org/users/178617/items/H8J7I5KH"],"uri":["http://zotero.org/users/178617/items/H8J7I5KH"],"itemData":{"id":1960,"type":"article-journal","title":"Predicting Pragmatic Reasoning in Language Games","container-title":"Science","page":"998-998","volume":"336","issue":"6084","source":"CrossRef","DOI":"10.1126/science.1218633","ISSN":"0036-8075, 1095-9203","author":[{"family":"Frank","given":"Michael C."},{"family":"Goodman","given":"N. D."}],"issued":{"date-parts":[["2012",5,24]]}}}],"schema":"https://github.com/citation-style-language/schema/raw/master/csl-citation.json"} </w:instrText>
      </w:r>
      <w:r w:rsidR="00F43838" w:rsidRPr="00E67535">
        <w:fldChar w:fldCharType="separate"/>
      </w:r>
      <w:r w:rsidR="00F43838" w:rsidRPr="00E67535">
        <w:rPr>
          <w:noProof/>
        </w:rPr>
        <w:t>Frank &amp; Goodman (2012)</w:t>
      </w:r>
      <w:r w:rsidR="00F43838" w:rsidRPr="00E67535">
        <w:fldChar w:fldCharType="end"/>
      </w:r>
      <w:r w:rsidR="004B5570">
        <w:t xml:space="preserve"> </w:t>
      </w:r>
      <w:r w:rsidR="00F43838" w:rsidRPr="00E67535">
        <w:t>developed a mo</w:t>
      </w:r>
      <w:r w:rsidR="00F43838">
        <w:t xml:space="preserve">del of </w:t>
      </w:r>
      <w:ins w:id="15" w:author="Melissa Kline" w:date="2016-10-26T11:39:00Z">
        <w:r w:rsidR="00174D96">
          <w:t xml:space="preserve">communication based on </w:t>
        </w:r>
      </w:ins>
      <w:r w:rsidR="00CC6395">
        <w:t>a speaker</w:t>
      </w:r>
      <w:ins w:id="16" w:author="Melissa Kline" w:date="2016-10-26T11:40:00Z">
        <w:r w:rsidR="00174D96">
          <w:t xml:space="preserve">-listener pair </w:t>
        </w:r>
      </w:ins>
      <w:ins w:id="17" w:author="Melissa Kline" w:date="2016-10-26T11:41:00Z">
        <w:r w:rsidR="00174D96">
          <w:t xml:space="preserve">with two key dynamics: </w:t>
        </w:r>
      </w:ins>
      <w:r w:rsidR="00CC6395">
        <w:t xml:space="preserve">listeners succeed by assuming that the speaker </w:t>
      </w:r>
      <w:r w:rsidR="00F43838" w:rsidRPr="00885145">
        <w:t xml:space="preserve">will maximize the information </w:t>
      </w:r>
      <w:r w:rsidR="004B5570">
        <w:t>transferred</w:t>
      </w:r>
      <w:ins w:id="18" w:author="Melissa Kline" w:date="2016-10-26T11:41:00Z">
        <w:r w:rsidR="00174D96">
          <w:t>, and the speaker assumes that the listener will interpret utterances in this ‘smart’ way</w:t>
        </w:r>
      </w:ins>
      <w:r w:rsidR="00F43838" w:rsidRPr="00885145">
        <w:t xml:space="preserve">. </w:t>
      </w:r>
      <w:r w:rsidR="00CC6395">
        <w:t>This model captures a wide variety of phenomena in pragmatics, particularly on the side of comprehension, predicting the interpretation of scalar implicatures, hyperbole, and metaphor, among others</w:t>
      </w:r>
      <w:r w:rsidR="002F503B">
        <w:t xml:space="preserve"> </w:t>
      </w:r>
      <w:r w:rsidR="002F503B">
        <w:fldChar w:fldCharType="begin"/>
      </w:r>
      <w:r w:rsidR="004037D4">
        <w:instrText xml:space="preserve"> ADDIN ZOTERO_ITEM CSL_CITATION {"citationID":"29jvhh2t1m","properties":{"formattedCitation":"{\\rtf (Goodman &amp; Frank, In Press; Goodman &amp; Stuhlm\\uc0\\u252{}ller, 2013; Kao, Levy, &amp; Goodman, 2013; Kao, Wu, Bergen, &amp; Goodman, 2014)}","plainCitation":"(Goodman &amp; Frank, In Press; Goodman &amp; Stuhlmüller, 2013; Kao, Levy, &amp; Goodman, 2013; Kao, Wu, Bergen, &amp; Goodman, 2014)"},"citationItems":[{"id":3252,"uris":["http://zotero.org/users/178617/items/3T2RPW95"],"uri":["http://zotero.org/users/178617/items/3T2RPW95"],"itemData":{"id":3252,"type":"article-journal","title":"Knowledge and Implicature: Modeling Language Understanding as Social Cognition","container-title":"Topics in Cognitive Science","page":"173-184","volume":"5","issue":"1","source":"CrossRef","DOI":"10.1111/tops.12007","ISSN":"17568757","shortTitle":"Knowledge and Implicature","language":"en","author":[{"family":"Goodman","given":"Noah"},{"family":"Stuhlmüller","given":"Andreas"}],"issued":{"date-parts":[["2013",1]]}}},{"id":3254,"uris":["http://zotero.org/users/178617/items/5EKR2DBU"],"uri":["http://zotero.org/users/178617/items/5EKR2DBU"],"itemData":{"id":3254,"type":"article-journal","title":"Pragmatic Language Interpretation as Probabilistic Inference","container-title":"Trends in Cognitive Sciences","author":[{"family":"Goodman","given":"Noah"},{"family":"Frank","given":"Michael C."}],"issued":{"literal":"In Press"}}},{"id":1915,"uris":["http://zotero.org/users/178617/items/6F6HTQER"],"uri":["http://zotero.org/users/178617/items/6F6HTQER"],"itemData":{"id":1915,"type":"paper-conference","title":"The funny thing about incongruity: A computational model of humor in puns","author":[{"family":"Kao","given":"Justine T."},{"family":"Levy","given":"Roger"},{"family":"Goodman","given":"Noah D"}],"issued":{"date-parts":[["2013"]]}}},{"id":2459,"uris":["http://zotero.org/users/178617/items/BXMJGIVP"],"uri":["http://zotero.org/users/178617/items/BXMJGIVP"],"itemData":{"id":2459,"type":"article-journal","title":"Nonliteral understanding of number words","container-title":"Proceedings of the National Academy of Sciences","page":"12002-12007","volume":"111","issue":"33","source":"www.pnas.org","abstract":"One of the most puzzling and important facts about communication is that people do not always mean what they say; speakers often use imprecise, exaggerated, or otherwise literally false descriptions to communicate experiences and attitudes. Here, we focus on the nonliteral interpretation of number words, in particular hyperbole (interpreting unlikely numbers as exaggerated and conveying affect) and pragmatic halo (interpreting round numbers imprecisely). We provide a computational model of number interpretation as social inference regarding the communicative goal, meaning, and affective subtext of an utterance. We show that our model predicts humans’ interpretation of number words with high accuracy. Our model is the first to our knowledge to incorporate principles of communication and empirically measured background knowledge to quantitatively predict hyperbolic and pragmatic halo effects in number interpretation. This modeling framework provides a unified approach to nonliteral language understanding more generally.","DOI":"10.1073/pnas.1407479111","ISSN":"0027-8424, 1091-6490","note":"PMID: 25092304","journalAbbreviation":"PNAS","language":"en","author":[{"family":"Kao","given":"Justine T."},{"family":"Wu","given":"Jean Y."},{"family":"Bergen","given":"Leon"},{"family":"Goodman","given":"Noah"}],"issued":{"date-parts":[["2014",8,19]]},"PMID":"25092304"}}],"schema":"https://github.com/citation-style-language/schema/raw/master/csl-citation.json"} </w:instrText>
      </w:r>
      <w:r w:rsidR="002F503B">
        <w:fldChar w:fldCharType="separate"/>
      </w:r>
      <w:r w:rsidR="004037D4" w:rsidRPr="004037D4">
        <w:rPr>
          <w:szCs w:val="24"/>
        </w:rPr>
        <w:t>(Goodman &amp; Frank, In Press; Goodman &amp; Stuhlmüller, 2013; Kao, Levy, &amp; Goodman, 2013; Kao, Wu, Bergen, &amp; Goodman, 2014)</w:t>
      </w:r>
      <w:r w:rsidR="002F503B">
        <w:fldChar w:fldCharType="end"/>
      </w:r>
      <w:r w:rsidR="009741E5">
        <w:t>. A smaller body of experimental work</w:t>
      </w:r>
      <w:r w:rsidR="00CC6395">
        <w:t xml:space="preserve"> has addressed the extent to which </w:t>
      </w:r>
      <w:r w:rsidR="00CC6395" w:rsidRPr="00BB7E8C">
        <w:t>speakers actually are as rational as listeners assume</w:t>
      </w:r>
      <w:r w:rsidR="00F43838" w:rsidRPr="00BB7E8C">
        <w:t xml:space="preserve">. For instance, in a context with a </w:t>
      </w:r>
      <w:r w:rsidR="00F43838" w:rsidRPr="00BB7E8C">
        <w:rPr>
          <w:i/>
        </w:rPr>
        <w:t>blue circle</w:t>
      </w:r>
      <w:r w:rsidR="00F43838" w:rsidRPr="00BB7E8C">
        <w:t xml:space="preserve"> as a target with a </w:t>
      </w:r>
      <w:r w:rsidR="00F43838" w:rsidRPr="00BB7E8C">
        <w:rPr>
          <w:i/>
        </w:rPr>
        <w:t>blue square</w:t>
      </w:r>
      <w:r w:rsidR="00F43838" w:rsidRPr="00BB7E8C">
        <w:t xml:space="preserve"> and a </w:t>
      </w:r>
      <w:r w:rsidR="00F43838" w:rsidRPr="00BB7E8C">
        <w:rPr>
          <w:i/>
        </w:rPr>
        <w:t>green square</w:t>
      </w:r>
      <w:r w:rsidR="00F43838" w:rsidRPr="00BB7E8C">
        <w:t xml:space="preserve"> as distractor</w:t>
      </w:r>
      <w:r w:rsidR="0004735B" w:rsidRPr="00BB7E8C">
        <w:t>s</w:t>
      </w:r>
      <w:r w:rsidR="00F43838" w:rsidRPr="00BB7E8C">
        <w:t xml:space="preserve">, adults </w:t>
      </w:r>
      <w:ins w:id="19" w:author="Melissa Kline" w:date="2016-10-26T11:41:00Z">
        <w:r w:rsidR="00174D96">
          <w:t xml:space="preserve">limited to a single word </w:t>
        </w:r>
      </w:ins>
      <w:r w:rsidR="00F43838" w:rsidRPr="00BB7E8C">
        <w:t>produce CIRCLE to identify the target shape</w:t>
      </w:r>
      <w:r w:rsidR="0038275D">
        <w:t>,</w:t>
      </w:r>
      <w:ins w:id="20" w:author="Melissa Kline" w:date="2016-10-26T11:42:00Z">
        <w:r w:rsidR="00174D96">
          <w:t xml:space="preserve"> not BLUE or CIRCLE </w:t>
        </w:r>
      </w:ins>
      <w:ins w:id="21" w:author="Melissa Kline" w:date="2016-10-26T13:48:00Z">
        <w:r w:rsidR="007550FB">
          <w:t xml:space="preserve">(both good descriptions of the target in isolation) </w:t>
        </w:r>
      </w:ins>
      <w:ins w:id="22" w:author="Melissa Kline" w:date="2016-10-26T11:42:00Z">
        <w:r w:rsidR="00174D96">
          <w:t>at random</w:t>
        </w:r>
      </w:ins>
      <w:ins w:id="23" w:author="Melissa Kline" w:date="2016-10-26T11:37:00Z">
        <w:r w:rsidR="00E43500">
          <w:t xml:space="preserve"> (</w:t>
        </w:r>
      </w:ins>
      <w:r w:rsidR="00BB7E8C" w:rsidRPr="00BB7E8C">
        <w:fldChar w:fldCharType="begin"/>
      </w:r>
      <w:r w:rsidR="00BB7E8C" w:rsidRPr="00BB7E8C">
        <w:instrText xml:space="preserve"> ADDIN ZOTERO_ITEM CSL_CITATION {"citationID":"c9sscqu4q","properties":{"formattedCitation":"(Frank &amp; Goodman, 2012)","plainCitation":"(Frank &amp; Goodman, 2012)"},"citationItems":[{"id":1960,"uris":["http://zotero.org/users/178617/items/H8J7I5KH"],"uri":["http://zotero.org/users/178617/items/H8J7I5KH"],"itemData":{"id":1960,"type":"article-journal","title":"Predicting Pragmatic Reasoning in Language Games","container-title":"Science","page":"998-998","volume":"336","issue":"6084","source":"CrossRef","DOI":"10.1126/science.1218633","ISSN":"0036-8075, 1095-9203","author":[{"family":"Frank","given":"Michael C."},{"family":"Goodman","given":"N. D."}],"issued":{"date-parts":[["2012",5,24]]}}}],"schema":"https://github.com/citation-style-language/schema/raw/master/csl-citation.json"} </w:instrText>
      </w:r>
      <w:r w:rsidR="00BB7E8C" w:rsidRPr="00BB7E8C">
        <w:fldChar w:fldCharType="separate"/>
      </w:r>
      <w:r w:rsidR="00BB7E8C" w:rsidRPr="00BB7E8C">
        <w:rPr>
          <w:noProof/>
        </w:rPr>
        <w:t>Frank &amp; Goodman, 2012)</w:t>
      </w:r>
      <w:r w:rsidR="00BB7E8C" w:rsidRPr="00BB7E8C">
        <w:fldChar w:fldCharType="end"/>
      </w:r>
      <w:r w:rsidR="00BB7E8C" w:rsidRPr="00BB7E8C">
        <w:t>.</w:t>
      </w:r>
      <w:r w:rsidR="004B5570">
        <w:t xml:space="preserve"> </w:t>
      </w:r>
    </w:p>
    <w:p w14:paraId="62356A7B" w14:textId="44225B29" w:rsidR="0028342D" w:rsidRDefault="009C5391" w:rsidP="00F43838">
      <w:r w:rsidRPr="00BB7E8C">
        <w:t xml:space="preserve">Of course, human language is much more complicated than this task in many respects. </w:t>
      </w:r>
      <w:r w:rsidR="0038275D">
        <w:t>The</w:t>
      </w:r>
      <w:r w:rsidRPr="00BB7E8C">
        <w:t xml:space="preserve"> prototypical sentence identifies not</w:t>
      </w:r>
      <w:ins w:id="24" w:author="Melissa Kline" w:date="2016-10-26T11:42:00Z">
        <w:r w:rsidR="00174D96">
          <w:t xml:space="preserve"> an</w:t>
        </w:r>
      </w:ins>
      <w:r w:rsidRPr="00BB7E8C">
        <w:t xml:space="preserve"> object but </w:t>
      </w:r>
      <w:r w:rsidRPr="009741E5">
        <w:t>a proposition about the world</w:t>
      </w:r>
      <w:r w:rsidRPr="00BB7E8C">
        <w:t xml:space="preserve">, and deriving this set of possible propositions from a conversational context may be complex. </w:t>
      </w:r>
      <w:r w:rsidR="009741E5">
        <w:t>Once</w:t>
      </w:r>
      <w:r w:rsidRPr="00BB7E8C">
        <w:t xml:space="preserve"> a proposition</w:t>
      </w:r>
      <w:r>
        <w:t xml:space="preserve"> has been chosen, we have many choices about how to encode it in a sentence</w:t>
      </w:r>
      <w:r w:rsidR="009741E5">
        <w:t>, including</w:t>
      </w:r>
      <w:r>
        <w:t xml:space="preserve"> argument structure and verb choice</w:t>
      </w:r>
      <w:r w:rsidR="009747A1">
        <w:t xml:space="preserve"> (</w:t>
      </w:r>
      <w:r w:rsidR="009747A1" w:rsidRPr="009747A1">
        <w:rPr>
          <w:i/>
        </w:rPr>
        <w:t>she ate it/she put it in her mouth</w:t>
      </w:r>
      <w:r w:rsidR="009747A1">
        <w:t>)</w:t>
      </w:r>
      <w:r>
        <w:t xml:space="preserve"> in addition to choices about how to refe</w:t>
      </w:r>
      <w:r w:rsidR="00B442A2">
        <w:t xml:space="preserve">r to the </w:t>
      </w:r>
      <w:r w:rsidR="009747A1">
        <w:t xml:space="preserve">individual </w:t>
      </w:r>
      <w:r w:rsidR="00B442A2">
        <w:t>arguments</w:t>
      </w:r>
      <w:r w:rsidR="0038275D">
        <w:t xml:space="preserve">. </w:t>
      </w:r>
      <w:r>
        <w:t xml:space="preserve">Do </w:t>
      </w:r>
      <w:r w:rsidR="0038275D">
        <w:t>we</w:t>
      </w:r>
      <w:r>
        <w:t xml:space="preserve"> </w:t>
      </w:r>
      <w:ins w:id="25" w:author="Melissa Kline" w:date="2016-10-26T11:42:00Z">
        <w:r w:rsidR="00174D96">
          <w:t xml:space="preserve">convey </w:t>
        </w:r>
      </w:ins>
      <w:ins w:id="26" w:author="Melissa Kline" w:date="2016-10-26T11:26:00Z">
        <w:r w:rsidR="009F0CAA">
          <w:t>sentence level meaning</w:t>
        </w:r>
      </w:ins>
      <w:r w:rsidR="00467D9E">
        <w:t xml:space="preserve"> </w:t>
      </w:r>
      <w:r w:rsidR="0038275D">
        <w:t>using</w:t>
      </w:r>
      <w:r>
        <w:t xml:space="preserve"> something like the rational speaker model? </w:t>
      </w:r>
      <w:r w:rsidR="00467D9E">
        <w:t>We</w:t>
      </w:r>
      <w:r w:rsidR="0028342D">
        <w:t xml:space="preserve"> focus on </w:t>
      </w:r>
      <w:r w:rsidR="00CC6395">
        <w:t>a class of basic</w:t>
      </w:r>
      <w:r w:rsidR="0028342D">
        <w:t xml:space="preserve"> proposition</w:t>
      </w:r>
      <w:r w:rsidR="00CC6395">
        <w:t>s about events</w:t>
      </w:r>
      <w:r w:rsidR="0028342D">
        <w:t xml:space="preserve">, transitive </w:t>
      </w:r>
      <w:r w:rsidR="0028342D" w:rsidRPr="00BB7E8C">
        <w:t xml:space="preserve">sentences like </w:t>
      </w:r>
      <w:r w:rsidR="0038275D">
        <w:rPr>
          <w:i/>
        </w:rPr>
        <w:t>John feeds the dog</w:t>
      </w:r>
      <w:r w:rsidR="0028342D" w:rsidRPr="00BB7E8C">
        <w:t xml:space="preserve">. </w:t>
      </w:r>
      <w:r w:rsidR="00467D9E">
        <w:t>V</w:t>
      </w:r>
      <w:r w:rsidR="00F43838" w:rsidRPr="00BB7E8C">
        <w:t>erbs vary i</w:t>
      </w:r>
      <w:r w:rsidR="0038275D">
        <w:t xml:space="preserve">n </w:t>
      </w:r>
      <w:r w:rsidR="00CC6395" w:rsidRPr="00BB7E8C">
        <w:t>t</w:t>
      </w:r>
      <w:r w:rsidR="00F43838" w:rsidRPr="00BB7E8C">
        <w:t>he kinds of entities can appear as the subject or object</w:t>
      </w:r>
      <w:r w:rsidR="00467D9E">
        <w:t>:</w:t>
      </w:r>
      <w:r w:rsidR="00F43838" w:rsidRPr="00BB7E8C">
        <w:t xml:space="preserve"> </w:t>
      </w:r>
      <w:r w:rsidR="00F43838" w:rsidRPr="00BB7E8C">
        <w:rPr>
          <w:i/>
        </w:rPr>
        <w:t>I eat</w:t>
      </w:r>
      <w:r w:rsidR="00F43838" w:rsidRPr="00BB7E8C">
        <w:t xml:space="preserve"> _______ will almost certainly be followed by a food (relatively hig</w:t>
      </w:r>
      <w:r w:rsidR="0038275D">
        <w:t>h predictability</w:t>
      </w:r>
      <w:r w:rsidR="00F43838" w:rsidRPr="00BB7E8C">
        <w:t xml:space="preserve">) while </w:t>
      </w:r>
      <w:r w:rsidR="00F43838" w:rsidRPr="00BB7E8C">
        <w:rPr>
          <w:i/>
        </w:rPr>
        <w:t>I see ________</w:t>
      </w:r>
      <w:r w:rsidR="00F43838" w:rsidRPr="00BB7E8C">
        <w:t xml:space="preserve"> </w:t>
      </w:r>
      <w:r w:rsidR="0038275D">
        <w:t>has</w:t>
      </w:r>
      <w:r w:rsidR="00F43838" w:rsidRPr="00BB7E8C">
        <w:t xml:space="preserve"> few </w:t>
      </w:r>
      <w:r w:rsidR="0038275D">
        <w:t xml:space="preserve">selectional </w:t>
      </w:r>
      <w:r w:rsidR="00F43838" w:rsidRPr="00BB7E8C">
        <w:t>restrictions</w:t>
      </w:r>
      <w:r w:rsidR="00A6385F" w:rsidRPr="00BB7E8C">
        <w:t xml:space="preserve">. </w:t>
      </w:r>
      <w:r w:rsidR="00F43838" w:rsidRPr="00BB7E8C">
        <w:t xml:space="preserve"> </w:t>
      </w:r>
      <w:r w:rsidR="00BB7E8C" w:rsidRPr="00BB7E8C">
        <w:fldChar w:fldCharType="begin"/>
      </w:r>
      <w:r w:rsidR="00BB7E8C" w:rsidRPr="00BB7E8C">
        <w:instrText xml:space="preserve"> ADDIN ZOTERO_ITEM CSL_CITATION {"citationID":"25iducsq2s","properties":{"formattedCitation":"(Resnik, 1996)","plainCitation":"(Resnik, 1996)"},"citationItems":[{"id":1681,"uris":["http://zotero.org/users/178617/items/UISBTVFM"],"uri":["http://zotero.org/users/178617/items/UISBTVFM"],"itemData":{"id":1681,"type":"article-journal","title":"Selectional constraints: An information-theoretic model and its computational realization","container-title":"Cognition","page":"127-159","volume":"61","author":[{"family":"Resnik","given":"Philip"}],"issued":{"date-parts":[["1996"]]}}}],"schema":"https://github.com/citation-style-language/schema/raw/master/csl-citation.json"} </w:instrText>
      </w:r>
      <w:r w:rsidR="00BB7E8C" w:rsidRPr="00BB7E8C">
        <w:fldChar w:fldCharType="separate"/>
      </w:r>
      <w:r w:rsidR="00BB7E8C" w:rsidRPr="00BB7E8C">
        <w:rPr>
          <w:noProof/>
        </w:rPr>
        <w:t>Resnik (1996)</w:t>
      </w:r>
      <w:r w:rsidR="00BB7E8C" w:rsidRPr="00BB7E8C">
        <w:fldChar w:fldCharType="end"/>
      </w:r>
      <w:r w:rsidR="00BB7E8C" w:rsidRPr="00BB7E8C">
        <w:t xml:space="preserve"> </w:t>
      </w:r>
      <w:r w:rsidR="00F43838" w:rsidRPr="00BB7E8C">
        <w:t>modeled argument inclusion</w:t>
      </w:r>
      <w:r w:rsidR="00F43838">
        <w:t xml:space="preserve"> in terms of this kind of</w:t>
      </w:r>
      <w:r w:rsidR="00F43838" w:rsidRPr="00885145">
        <w:t xml:space="preserve"> conceptual content, showing that the tendencies of verbs to include or omit objects could be explained by the selectional restrictions on their arguments. </w:t>
      </w:r>
      <w:r w:rsidR="009747A1">
        <w:t>Thus, distributional patterns of language use will impact the informativity of a particular verb-argument pair.</w:t>
      </w:r>
    </w:p>
    <w:p w14:paraId="50AE046E" w14:textId="279221F8" w:rsidR="00F43838" w:rsidRPr="00BE5C1B" w:rsidRDefault="00F43838" w:rsidP="00F43838">
      <w:r>
        <w:t>However,</w:t>
      </w:r>
      <w:r w:rsidRPr="00885145">
        <w:t xml:space="preserve"> little attention has been paid to the role of </w:t>
      </w:r>
      <w:r w:rsidRPr="00885145">
        <w:rPr>
          <w:i/>
        </w:rPr>
        <w:t>nonlinguistic</w:t>
      </w:r>
      <w:r w:rsidRPr="00885145">
        <w:t xml:space="preserve"> information on the informativity of </w:t>
      </w:r>
      <w:r w:rsidRPr="00252ECC">
        <w:t>sentences</w:t>
      </w:r>
      <w:r>
        <w:t>.</w:t>
      </w:r>
      <w:r w:rsidRPr="00885145">
        <w:t xml:space="preserve"> </w:t>
      </w:r>
      <w:r w:rsidR="003E7153">
        <w:t xml:space="preserve">A key challenge for understanding referential contexts for </w:t>
      </w:r>
      <w:ins w:id="27" w:author="Melissa Kline" w:date="2016-10-26T11:28:00Z">
        <w:r w:rsidR="00E43500">
          <w:t xml:space="preserve">who-did-what-to-whom </w:t>
        </w:r>
      </w:ins>
      <w:r w:rsidR="003E7153">
        <w:t>event</w:t>
      </w:r>
      <w:ins w:id="28" w:author="Melissa Kline" w:date="2016-10-26T11:28:00Z">
        <w:r w:rsidR="00E43500">
          <w:t xml:space="preserve"> information</w:t>
        </w:r>
      </w:ins>
      <w:r w:rsidR="003E7153">
        <w:t xml:space="preserve"> is a parallel to the problem in verb acquisition: events are transitory, and unlike object-noun labeling, references to events often take place when the event </w:t>
      </w:r>
      <w:r w:rsidR="00BB7E8C">
        <w:t xml:space="preserve">itself is in the past or future (Gleitman, 1990). </w:t>
      </w:r>
      <w:r w:rsidRPr="00885145">
        <w:t>As with referring expressions</w:t>
      </w:r>
      <w:r w:rsidR="009A1A51">
        <w:t xml:space="preserve"> for objects</w:t>
      </w:r>
      <w:r w:rsidRPr="00885145">
        <w:t xml:space="preserve">, participants must determine what is necessary to say to pick out a referent event from a set of possibilities. </w:t>
      </w:r>
      <w:r w:rsidR="003E7153">
        <w:t xml:space="preserve">Even assuming the speaker is referring to an event </w:t>
      </w:r>
      <w:r w:rsidR="00135486">
        <w:t>that might occur in</w:t>
      </w:r>
      <w:r w:rsidR="003E7153">
        <w:t xml:space="preserve"> the immediate context,</w:t>
      </w:r>
      <w:ins w:id="29" w:author="Melissa Kline" w:date="2016-10-26T11:34:00Z">
        <w:r w:rsidR="00E43500">
          <w:t xml:space="preserve"> deriving </w:t>
        </w:r>
      </w:ins>
      <w:r w:rsidR="009A1A51">
        <w:t>t</w:t>
      </w:r>
      <w:r>
        <w:t>he</w:t>
      </w:r>
      <w:r w:rsidR="00B442A2">
        <w:t xml:space="preserve"> </w:t>
      </w:r>
      <w:ins w:id="30" w:author="Melissa Kline" w:date="2016-10-26T11:30:00Z">
        <w:r w:rsidR="00E43500">
          <w:t xml:space="preserve">set </w:t>
        </w:r>
      </w:ins>
      <w:r w:rsidR="00B442A2">
        <w:t xml:space="preserve">of possible </w:t>
      </w:r>
      <w:ins w:id="31" w:author="Melissa Kline" w:date="2016-10-26T11:31:00Z">
        <w:r w:rsidR="00E43500">
          <w:t>messages</w:t>
        </w:r>
      </w:ins>
      <w:ins w:id="32" w:author="Melissa Kline" w:date="2016-10-26T11:35:00Z">
        <w:r w:rsidR="00E43500">
          <w:t xml:space="preserve"> requires several steps. </w:t>
        </w:r>
      </w:ins>
      <w:r w:rsidRPr="00885145">
        <w:t xml:space="preserve">A speaker trying to design an informative </w:t>
      </w:r>
      <w:r>
        <w:t xml:space="preserve">event </w:t>
      </w:r>
      <w:r w:rsidR="0028342D">
        <w:t xml:space="preserve">utterance must consider </w:t>
      </w:r>
      <w:r w:rsidR="003E7153">
        <w:t>not only the set of possible verbs, but also what</w:t>
      </w:r>
      <w:r w:rsidR="0028342D">
        <w:t xml:space="preserve"> could correspond</w:t>
      </w:r>
      <w:r w:rsidRPr="00885145">
        <w:t xml:space="preserve"> to each argument position (agent, patient)</w:t>
      </w:r>
      <w:ins w:id="33" w:author="Melissa Kline" w:date="2016-10-26T11:29:00Z">
        <w:r w:rsidR="00E43500">
          <w:t>;</w:t>
        </w:r>
      </w:ins>
      <w:r w:rsidR="0028342D">
        <w:t xml:space="preserve"> Thus the</w:t>
      </w:r>
      <w:r w:rsidRPr="00885145">
        <w:t xml:space="preserve"> size of the context set of </w:t>
      </w:r>
      <w:r w:rsidRPr="00252ECC">
        <w:t>events</w:t>
      </w:r>
      <w:r w:rsidR="00135486">
        <w:t xml:space="preserve"> is</w:t>
      </w:r>
      <w:r w:rsidRPr="00885145">
        <w:t xml:space="preserve"> the </w:t>
      </w:r>
      <w:r w:rsidRPr="00252ECC">
        <w:t>product</w:t>
      </w:r>
      <w:r w:rsidR="00AB7531">
        <w:t xml:space="preserve"> of the possible verbs, </w:t>
      </w:r>
      <w:r w:rsidR="009A1A51">
        <w:t xml:space="preserve">subjects and </w:t>
      </w:r>
      <w:r w:rsidRPr="00885145">
        <w:t>objects</w:t>
      </w:r>
      <w:r w:rsidR="007B635F">
        <w:t>, e.g.</w:t>
      </w:r>
      <w:r>
        <w:t>:</w:t>
      </w:r>
      <w:r w:rsidRPr="00BE5C1B">
        <w:t xml:space="preserve"> </w:t>
      </w:r>
    </w:p>
    <w:p w14:paraId="3EECD3EA" w14:textId="3A675C2B" w:rsidR="00F43838" w:rsidRPr="00E041F7" w:rsidRDefault="00F43838" w:rsidP="00F43838">
      <w:pPr>
        <w:ind w:left="360"/>
      </w:pPr>
      <w:r>
        <w:t xml:space="preserve">(4) </w:t>
      </w:r>
      <w:r w:rsidR="009A1A51">
        <w:t>{</w:t>
      </w:r>
      <w:r w:rsidR="007B635F">
        <w:t>John</w:t>
      </w:r>
      <w:r w:rsidRPr="00E041F7">
        <w:t>, Sue</w:t>
      </w:r>
      <w:r w:rsidR="00135486">
        <w:t>, George, Maria, Jenny</w:t>
      </w:r>
      <w:r w:rsidRPr="00E041F7">
        <w:t>} x</w:t>
      </w:r>
      <w:r w:rsidR="00B442A2">
        <w:t xml:space="preserve"> </w:t>
      </w:r>
      <w:r w:rsidRPr="00E041F7">
        <w:t>{</w:t>
      </w:r>
      <w:r w:rsidR="007B635F">
        <w:t>feeds</w:t>
      </w:r>
      <w:r w:rsidRPr="00E041F7">
        <w:t xml:space="preserve">, </w:t>
      </w:r>
      <w:r w:rsidR="007B635F">
        <w:t>chases</w:t>
      </w:r>
      <w:r w:rsidR="009A1A51">
        <w:t xml:space="preserve">, </w:t>
      </w:r>
      <w:r w:rsidR="007B635F">
        <w:t>pets</w:t>
      </w:r>
      <w:r w:rsidR="00AB7531">
        <w:t>} x {</w:t>
      </w:r>
      <w:r w:rsidR="007B635F">
        <w:t>the dog, the cat</w:t>
      </w:r>
      <w:r w:rsidR="00AB7531">
        <w:t>} = 30</w:t>
      </w:r>
      <w:r w:rsidRPr="00E041F7">
        <w:t xml:space="preserve"> events</w:t>
      </w:r>
    </w:p>
    <w:p w14:paraId="12BAE673" w14:textId="39E4C6B4" w:rsidR="00174D96" w:rsidRDefault="00451519" w:rsidP="00174D96">
      <w:r w:rsidRPr="00885145">
        <w:rPr>
          <w:noProof/>
        </w:rPr>
        <mc:AlternateContent>
          <mc:Choice Requires="wps">
            <w:drawing>
              <wp:anchor distT="0" distB="0" distL="114300" distR="114300" simplePos="0" relativeHeight="251676672" behindDoc="0" locked="0" layoutInCell="1" allowOverlap="1" wp14:anchorId="4A0A8052" wp14:editId="0C363794">
                <wp:simplePos x="0" y="0"/>
                <wp:positionH relativeFrom="column">
                  <wp:posOffset>0</wp:posOffset>
                </wp:positionH>
                <wp:positionV relativeFrom="paragraph">
                  <wp:posOffset>2400300</wp:posOffset>
                </wp:positionV>
                <wp:extent cx="5943600" cy="5551170"/>
                <wp:effectExtent l="0" t="0" r="0" b="1143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55511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0C4CA9" w14:textId="77777777" w:rsidR="001B1059" w:rsidRDefault="001B1059" w:rsidP="00451519">
                            <w:r>
                              <w:rPr>
                                <w:noProof/>
                              </w:rPr>
                              <w:drawing>
                                <wp:inline distT="0" distB="0" distL="0" distR="0" wp14:anchorId="57ADC6D5" wp14:editId="40B1CD85">
                                  <wp:extent cx="3905009" cy="3282124"/>
                                  <wp:effectExtent l="0" t="0" r="6985" b="0"/>
                                  <wp:docPr id="6" name="Picture 6" descr="Macintosh HD:Users:mekline:Desktop:Screen Shot 2015-02-22 at 7.2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kline:Desktop:Screen Shot 2015-02-22 at 7.21.2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5020" cy="3282133"/>
                                          </a:xfrm>
                                          <a:prstGeom prst="rect">
                                            <a:avLst/>
                                          </a:prstGeom>
                                          <a:noFill/>
                                          <a:ln>
                                            <a:noFill/>
                                          </a:ln>
                                        </pic:spPr>
                                      </pic:pic>
                                    </a:graphicData>
                                  </a:graphic>
                                </wp:inline>
                              </w:drawing>
                            </w:r>
                          </w:p>
                          <w:p w14:paraId="30E5D021" w14:textId="77777777" w:rsidR="001B1059" w:rsidRDefault="001B1059" w:rsidP="00451519"/>
                          <w:p w14:paraId="7B6E4891" w14:textId="77777777" w:rsidR="001B1059" w:rsidRDefault="001B1059" w:rsidP="00451519">
                            <w:r>
                              <w:rPr>
                                <w:noProof/>
                              </w:rPr>
                              <w:drawing>
                                <wp:inline distT="0" distB="0" distL="0" distR="0" wp14:anchorId="00262FA0" wp14:editId="53FDCB77">
                                  <wp:extent cx="1390409" cy="1198025"/>
                                  <wp:effectExtent l="0" t="0" r="6985" b="0"/>
                                  <wp:docPr id="7" name="Picture 7" descr="Macintosh HD:Users:mekline:Desktop:Screen Shot 2015-02-22 at 7.2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kline:Desktop:Screen Shot 2015-02-22 at 7.21.4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0409" cy="1198025"/>
                                          </a:xfrm>
                                          <a:prstGeom prst="rect">
                                            <a:avLst/>
                                          </a:prstGeom>
                                          <a:noFill/>
                                          <a:ln>
                                            <a:noFill/>
                                          </a:ln>
                                        </pic:spPr>
                                      </pic:pic>
                                    </a:graphicData>
                                  </a:graphic>
                                </wp:inline>
                              </w:drawing>
                            </w:r>
                          </w:p>
                          <w:p w14:paraId="50E2E6EC" w14:textId="40530204" w:rsidR="001B1059" w:rsidRDefault="001B1059" w:rsidP="00451519">
                            <w:r>
                              <w:t xml:space="preserve">Figure 1: Context </w:t>
                            </w:r>
                            <w:ins w:id="34" w:author="Melissa Kline" w:date="2016-10-26T11:47:00Z">
                              <w:r>
                                <w:t xml:space="preserve">and event </w:t>
                              </w:r>
                            </w:ins>
                            <w:r>
                              <w:t xml:space="preserve">images </w:t>
                            </w:r>
                            <w:ins w:id="35" w:author="Melissa Kline" w:date="2016-10-26T11:47:00Z">
                              <w:r>
                                <w:t xml:space="preserve">for </w:t>
                              </w:r>
                            </w:ins>
                            <w:r>
                              <w:t xml:space="preserve">JOHN FEEDS THE DOG. </w:t>
                            </w:r>
                          </w:p>
                          <w:p w14:paraId="2BC1DC81" w14:textId="77777777" w:rsidR="001B1059" w:rsidRDefault="001B1059" w:rsidP="00451519"/>
                          <w:p w14:paraId="47350280" w14:textId="77777777" w:rsidR="001B1059" w:rsidRDefault="001B1059" w:rsidP="00451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margin-left:0;margin-top:189pt;width:468pt;height:43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" filled="f" stroked="f">
                <v:textbox>
                  <w:txbxContent>
                    <w:p w14:paraId="560C4CA9" w14:textId="77777777" w:rsidR="0015168D" w:rsidRDefault="0015168D" w:rsidP="00451519">
                      <w:r>
                        <w:rPr>
                          <w:noProof/>
                        </w:rPr>
                        <w:drawing>
                          <wp:inline distT="0" distB="0" distL="0" distR="0" wp14:anchorId="57ADC6D5" wp14:editId="40B1CD85">
                            <wp:extent cx="3905009" cy="3282124"/>
                            <wp:effectExtent l="0" t="0" r="6985" b="0"/>
                            <wp:docPr id="6" name="Picture 6" descr="Macintosh HD:Users:mekline:Desktop:Screen Shot 2015-02-22 at 7.2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ekline:Desktop:Screen Shot 2015-02-22 at 7.21.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5020" cy="3282133"/>
                                    </a:xfrm>
                                    <a:prstGeom prst="rect">
                                      <a:avLst/>
                                    </a:prstGeom>
                                    <a:noFill/>
                                    <a:ln>
                                      <a:noFill/>
                                    </a:ln>
                                  </pic:spPr>
                                </pic:pic>
                              </a:graphicData>
                            </a:graphic>
                          </wp:inline>
                        </w:drawing>
                      </w:r>
                    </w:p>
                    <w:p w14:paraId="30E5D021" w14:textId="77777777" w:rsidR="0015168D" w:rsidRDefault="0015168D" w:rsidP="00451519"/>
                    <w:p w14:paraId="7B6E4891" w14:textId="77777777" w:rsidR="0015168D" w:rsidRDefault="0015168D" w:rsidP="00451519">
                      <w:r>
                        <w:rPr>
                          <w:noProof/>
                        </w:rPr>
                        <w:drawing>
                          <wp:inline distT="0" distB="0" distL="0" distR="0" wp14:anchorId="00262FA0" wp14:editId="53FDCB77">
                            <wp:extent cx="1390409" cy="1198025"/>
                            <wp:effectExtent l="0" t="0" r="6985" b="0"/>
                            <wp:docPr id="7" name="Picture 7" descr="Macintosh HD:Users:mekline:Desktop:Screen Shot 2015-02-22 at 7.21.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ekline:Desktop:Screen Shot 2015-02-22 at 7.21.4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409" cy="1198025"/>
                                    </a:xfrm>
                                    <a:prstGeom prst="rect">
                                      <a:avLst/>
                                    </a:prstGeom>
                                    <a:noFill/>
                                    <a:ln>
                                      <a:noFill/>
                                    </a:ln>
                                  </pic:spPr>
                                </pic:pic>
                              </a:graphicData>
                            </a:graphic>
                          </wp:inline>
                        </w:drawing>
                      </w:r>
                    </w:p>
                    <w:p w14:paraId="50E2E6EC" w14:textId="40530204" w:rsidR="0015168D" w:rsidRDefault="0015168D" w:rsidP="00451519">
                      <w:r>
                        <w:t xml:space="preserve">Figure 1: Context </w:t>
                      </w:r>
                      <w:ins w:id="32" w:author="Melissa Kline" w:date="2016-10-26T11:47:00Z">
                        <w:r>
                          <w:t xml:space="preserve">and event </w:t>
                        </w:r>
                      </w:ins>
                      <w:r>
                        <w:t xml:space="preserve">images </w:t>
                      </w:r>
                      <w:ins w:id="33" w:author="Melissa Kline" w:date="2016-10-26T11:47:00Z">
                        <w:r>
                          <w:t xml:space="preserve">for </w:t>
                        </w:r>
                      </w:ins>
                      <w:r>
                        <w:t xml:space="preserve">JOHN FEEDS THE DOG. </w:t>
                      </w:r>
                    </w:p>
                    <w:p w14:paraId="2BC1DC81" w14:textId="77777777" w:rsidR="0015168D" w:rsidRDefault="0015168D" w:rsidP="00451519"/>
                    <w:p w14:paraId="47350280" w14:textId="77777777" w:rsidR="0015168D" w:rsidRDefault="0015168D" w:rsidP="00451519"/>
                  </w:txbxContent>
                </v:textbox>
                <w10:wrap type="square"/>
              </v:shape>
            </w:pict>
          </mc:Fallback>
        </mc:AlternateContent>
      </w:r>
      <w:r w:rsidR="0028342D">
        <w:t xml:space="preserve">We </w:t>
      </w:r>
      <w:r w:rsidR="00AB7531">
        <w:t>use this logic to create a</w:t>
      </w:r>
      <w:r w:rsidR="0028342D">
        <w:t xml:space="preserve"> ‘toy’ world </w:t>
      </w:r>
      <w:r w:rsidR="00471AAC">
        <w:t xml:space="preserve">in which there </w:t>
      </w:r>
      <w:r w:rsidR="0028342D">
        <w:t xml:space="preserve">are always exactly seven referents (people and objects), and the messages to be communicated are interactions between these entities (e.g. </w:t>
      </w:r>
      <w:r w:rsidR="00471AAC">
        <w:rPr>
          <w:i/>
        </w:rPr>
        <w:t>John feeds the dog</w:t>
      </w:r>
      <w:r w:rsidR="0028342D">
        <w:t xml:space="preserve">). </w:t>
      </w:r>
      <w:ins w:id="36" w:author="Melissa Kline" w:date="2016-10-26T11:43:00Z">
        <w:r w:rsidR="00174D96">
          <w:t xml:space="preserve">Critically, we manipulate the amount of information </w:t>
        </w:r>
      </w:ins>
      <w:ins w:id="37" w:author="Melissa Kline" w:date="2016-10-26T11:46:00Z">
        <w:r w:rsidR="00174D96">
          <w:t xml:space="preserve">that can be conveyed by subjects, verbs, and objects by altering the makeup of these seven referents. </w:t>
        </w:r>
      </w:ins>
      <w:r w:rsidR="00174D96">
        <w:t xml:space="preserve">In </w:t>
      </w:r>
      <w:ins w:id="38" w:author="Melissa Kline" w:date="2016-10-26T11:44:00Z">
        <w:r w:rsidR="00174D96">
          <w:t>object reference studies</w:t>
        </w:r>
      </w:ins>
      <w:r w:rsidR="00174D96">
        <w:t>,</w:t>
      </w:r>
      <w:r w:rsidR="00174D96" w:rsidRPr="00885145">
        <w:t xml:space="preserve"> a noun phrase like </w:t>
      </w:r>
      <w:r w:rsidR="00174D96" w:rsidRPr="00885145">
        <w:rPr>
          <w:i/>
        </w:rPr>
        <w:t>my sandwich</w:t>
      </w:r>
      <w:r w:rsidR="00174D96" w:rsidRPr="00885145">
        <w:t xml:space="preserve"> or </w:t>
      </w:r>
      <w:r w:rsidR="00174D96" w:rsidRPr="00885145">
        <w:rPr>
          <w:i/>
        </w:rPr>
        <w:t xml:space="preserve">my grilled-cheese sandwich </w:t>
      </w:r>
      <w:r w:rsidR="00174D96" w:rsidRPr="00885145">
        <w:t xml:space="preserve">is </w:t>
      </w:r>
      <w:ins w:id="39" w:author="Melissa Kline" w:date="2016-10-26T11:44:00Z">
        <w:r w:rsidR="00174D96">
          <w:t xml:space="preserve">assumed to be </w:t>
        </w:r>
      </w:ins>
      <w:r w:rsidR="00174D96" w:rsidRPr="00885145">
        <w:t xml:space="preserve">informative if </w:t>
      </w:r>
      <w:r w:rsidR="00174D96">
        <w:t xml:space="preserve">and only if </w:t>
      </w:r>
      <w:r w:rsidR="00174D96" w:rsidRPr="00885145">
        <w:t xml:space="preserve">it uniquely identifies one </w:t>
      </w:r>
      <w:r w:rsidR="00174D96">
        <w:t xml:space="preserve">out </w:t>
      </w:r>
      <w:r w:rsidR="00174D96" w:rsidRPr="00885145">
        <w:t>of several referents in the context, under-informative if it could a</w:t>
      </w:r>
      <w:r w:rsidR="00174D96">
        <w:t>pply to more than one object, and</w:t>
      </w:r>
      <w:r w:rsidR="00174D96" w:rsidRPr="00885145">
        <w:t xml:space="preserve"> over-informative if it includes additional modifiers (</w:t>
      </w:r>
      <w:r w:rsidR="00174D96" w:rsidRPr="00275CDC">
        <w:rPr>
          <w:i/>
        </w:rPr>
        <w:t>my grilled</w:t>
      </w:r>
      <w:r w:rsidR="00174D96" w:rsidRPr="00885145">
        <w:rPr>
          <w:i/>
        </w:rPr>
        <w:t xml:space="preserve"> cheese sandwic</w:t>
      </w:r>
      <w:r w:rsidR="00174D96">
        <w:rPr>
          <w:i/>
        </w:rPr>
        <w:t xml:space="preserve">h </w:t>
      </w:r>
      <w:r w:rsidR="00174D96">
        <w:t>in a context with only one sandwich).</w:t>
      </w:r>
      <w:ins w:id="40" w:author="Melissa Kline" w:date="2016-10-26T11:45:00Z">
        <w:r w:rsidR="00174D96">
          <w:t xml:space="preserve"> RSA models assume a richer sense of ‘informativity’ in which words are informative to the extent that they reduce the number of possible interpretations by any amount. </w:t>
        </w:r>
      </w:ins>
    </w:p>
    <w:p w14:paraId="7FDD198F" w14:textId="4E6C2EF3" w:rsidR="00B442A2" w:rsidRPr="005A36CE" w:rsidRDefault="0028342D" w:rsidP="00F43838">
      <w:pPr>
        <w:rPr>
          <w:noProof/>
        </w:rPr>
      </w:pPr>
      <w:r>
        <w:t xml:space="preserve">By manipulating the makeup of the people/object set, we can ask whether choices about what to say are informative even when </w:t>
      </w:r>
      <w:r w:rsidR="003E7153">
        <w:t xml:space="preserve">a </w:t>
      </w:r>
      <w:r>
        <w:t xml:space="preserve">listener would be unable to </w:t>
      </w:r>
      <w:ins w:id="41" w:author="Melissa Kline" w:date="2016-10-26T13:49:00Z">
        <w:r w:rsidR="007550FB">
          <w:t xml:space="preserve">identify </w:t>
        </w:r>
      </w:ins>
      <w:r>
        <w:t>a single correct choice</w:t>
      </w:r>
      <w:ins w:id="42" w:author="Melissa Kline" w:date="2016-10-26T13:49:00Z">
        <w:r w:rsidR="007550FB">
          <w:t xml:space="preserve"> of meaning</w:t>
        </w:r>
      </w:ins>
      <w:r>
        <w:t xml:space="preserve">. To do this, we use a </w:t>
      </w:r>
      <w:r w:rsidR="003E7153">
        <w:t xml:space="preserve">production </w:t>
      </w:r>
      <w:r>
        <w:t>task that restricts</w:t>
      </w:r>
      <w:r w:rsidR="00471AAC">
        <w:t xml:space="preserve"> the producer to just two words, </w:t>
      </w:r>
      <w:r w:rsidR="00AB7531">
        <w:t>focus</w:t>
      </w:r>
      <w:r w:rsidR="00471AAC">
        <w:t>ing on</w:t>
      </w:r>
      <w:r w:rsidR="00AB7531">
        <w:t xml:space="preserve"> the </w:t>
      </w:r>
      <w:r w:rsidR="00CF2BB2" w:rsidRPr="00BB7E8C">
        <w:t>broad</w:t>
      </w:r>
      <w:r w:rsidR="00471AAC">
        <w:t xml:space="preserve">est reference selection choice of </w:t>
      </w:r>
      <w:r w:rsidR="00CF2BB2" w:rsidRPr="00BB7E8C">
        <w:t>whether to</w:t>
      </w:r>
      <w:r w:rsidR="00AB7531">
        <w:t xml:space="preserve"> mention </w:t>
      </w:r>
      <w:r w:rsidR="00471AAC">
        <w:t>an element at all</w:t>
      </w:r>
      <w:r w:rsidR="00CF2BB2" w:rsidRPr="00BB7E8C">
        <w:t xml:space="preserve">. </w:t>
      </w:r>
      <w:r w:rsidR="00471AAC">
        <w:t xml:space="preserve">Figure 1 shows the full set of conditions. </w:t>
      </w:r>
      <w:r w:rsidR="009A1A51" w:rsidRPr="00885145">
        <w:t xml:space="preserve">For </w:t>
      </w:r>
      <w:r w:rsidR="007F217C">
        <w:t>the top left</w:t>
      </w:r>
      <w:r w:rsidR="009A1A51" w:rsidRPr="00885145">
        <w:t xml:space="preserve"> array, </w:t>
      </w:r>
      <w:r w:rsidR="007F217C">
        <w:t>FEED DOG fails to resolve the ambiguity; o</w:t>
      </w:r>
      <w:r w:rsidR="009A1A51" w:rsidRPr="00885145">
        <w:t xml:space="preserve">n the other hand, </w:t>
      </w:r>
      <w:r w:rsidR="007F217C">
        <w:t>JOHN FEED</w:t>
      </w:r>
      <w:r w:rsidR="009A1A51" w:rsidRPr="00885145">
        <w:t xml:space="preserve"> eliminates the ambig</w:t>
      </w:r>
      <w:r w:rsidR="009A1A51">
        <w:t xml:space="preserve">uity by specifying the </w:t>
      </w:r>
      <w:r w:rsidR="007F217C">
        <w:t>agent</w:t>
      </w:r>
      <w:r w:rsidR="009A1A51">
        <w:t xml:space="preserve"> </w:t>
      </w:r>
      <w:r w:rsidR="009A1A51" w:rsidRPr="00885145">
        <w:t xml:space="preserve">and relying on an intelligent listener to identify the unique </w:t>
      </w:r>
      <w:r w:rsidR="007F217C">
        <w:t>patient</w:t>
      </w:r>
      <w:r w:rsidR="009A1A51">
        <w:t xml:space="preserve"> in context. </w:t>
      </w:r>
      <w:r w:rsidR="009A1A51" w:rsidRPr="00885145">
        <w:t>However</w:t>
      </w:r>
      <w:r w:rsidR="007F217C">
        <w:t xml:space="preserve">, in the bottom right array </w:t>
      </w:r>
      <w:r w:rsidR="009A1A51" w:rsidRPr="00885145">
        <w:t xml:space="preserve">the reverse </w:t>
      </w:r>
      <w:r w:rsidR="00471AAC">
        <w:t>is</w:t>
      </w:r>
      <w:r w:rsidR="009A1A51" w:rsidRPr="00885145">
        <w:t xml:space="preserve"> true: </w:t>
      </w:r>
      <w:r w:rsidR="007F217C">
        <w:t>FEED DOG</w:t>
      </w:r>
      <w:r w:rsidR="009A1A51" w:rsidRPr="00885145">
        <w:t xml:space="preserve"> becomes the sentence that can </w:t>
      </w:r>
      <w:r w:rsidR="00471AAC">
        <w:t>resolve</w:t>
      </w:r>
      <w:r w:rsidR="009A1A51" w:rsidRPr="00885145">
        <w:t xml:space="preserve"> ambiguity. </w:t>
      </w:r>
      <w:r w:rsidR="007F217C">
        <w:t>In the remaining arrays,</w:t>
      </w:r>
      <w:r w:rsidR="009A1A51">
        <w:t xml:space="preserve"> there are multiple potential agents and potential patients</w:t>
      </w:r>
      <w:r w:rsidR="00471AAC">
        <w:t xml:space="preserve">, but different words reduce ambiguity to different degrees: in the top right array, </w:t>
      </w:r>
      <w:r w:rsidR="007F217C">
        <w:t xml:space="preserve">mentioning </w:t>
      </w:r>
      <w:r w:rsidR="00471AAC">
        <w:t>John</w:t>
      </w:r>
      <w:r w:rsidR="009A1A51">
        <w:t xml:space="preserve"> </w:t>
      </w:r>
      <w:r w:rsidR="007F217C">
        <w:t xml:space="preserve">narrows </w:t>
      </w:r>
      <w:r w:rsidR="009A1A51">
        <w:t>down the possible events to just two alternatives (</w:t>
      </w:r>
      <w:r w:rsidR="00471AAC">
        <w:t>he feeds the dog or duck</w:t>
      </w:r>
      <w:r w:rsidR="009A1A51">
        <w:t xml:space="preserve">) rather than five (somebody </w:t>
      </w:r>
      <w:r w:rsidR="00471AAC">
        <w:t>feeds the dog</w:t>
      </w:r>
      <w:r w:rsidR="009A1A51">
        <w:t>).</w:t>
      </w:r>
      <w:ins w:id="43" w:author="Melissa Kline" w:date="2016-10-26T11:48:00Z">
        <w:r w:rsidR="00A13934">
          <w:rPr>
            <w:noProof/>
          </w:rPr>
          <w:t xml:space="preserve"> </w:t>
        </w:r>
      </w:ins>
      <w:r w:rsidR="000A02C2">
        <w:rPr>
          <w:rFonts w:eastAsia="Times New Roman"/>
          <w:color w:val="000000"/>
        </w:rPr>
        <w:t xml:space="preserve">If the RSA model </w:t>
      </w:r>
      <w:r w:rsidR="00CF2BB2">
        <w:rPr>
          <w:rFonts w:eastAsia="Times New Roman"/>
          <w:color w:val="000000"/>
        </w:rPr>
        <w:t xml:space="preserve">extends to descriptions of </w:t>
      </w:r>
      <w:ins w:id="44" w:author="Melissa Kline" w:date="2016-10-26T11:49:00Z">
        <w:r w:rsidR="00A13934">
          <w:rPr>
            <w:rFonts w:eastAsia="Times New Roman"/>
            <w:color w:val="000000"/>
          </w:rPr>
          <w:t>argument structure relations</w:t>
        </w:r>
      </w:ins>
      <w:r w:rsidR="000A02C2">
        <w:rPr>
          <w:rFonts w:eastAsia="Times New Roman"/>
          <w:color w:val="000000"/>
        </w:rPr>
        <w:t>,</w:t>
      </w:r>
      <w:r w:rsidR="009747A1" w:rsidRPr="00885145">
        <w:rPr>
          <w:rFonts w:eastAsia="Times New Roman"/>
          <w:color w:val="000000"/>
        </w:rPr>
        <w:t xml:space="preserve"> </w:t>
      </w:r>
      <w:r w:rsidR="000A02C2">
        <w:rPr>
          <w:rFonts w:eastAsia="Times New Roman"/>
          <w:color w:val="000000"/>
        </w:rPr>
        <w:t>adults sh</w:t>
      </w:r>
      <w:r w:rsidR="009747A1" w:rsidRPr="00885145">
        <w:rPr>
          <w:rFonts w:eastAsia="Times New Roman"/>
          <w:color w:val="000000"/>
        </w:rPr>
        <w:t xml:space="preserve">ould be able to </w:t>
      </w:r>
      <w:r w:rsidR="00CF2BB2">
        <w:rPr>
          <w:rFonts w:eastAsia="Times New Roman"/>
          <w:color w:val="000000"/>
        </w:rPr>
        <w:t xml:space="preserve">select informative </w:t>
      </w:r>
      <w:r w:rsidR="009747A1" w:rsidRPr="00885145">
        <w:rPr>
          <w:rFonts w:eastAsia="Times New Roman"/>
          <w:color w:val="000000"/>
        </w:rPr>
        <w:t xml:space="preserve">arguments: </w:t>
      </w:r>
      <w:r w:rsidR="009747A1" w:rsidRPr="00885145">
        <w:rPr>
          <w:spacing w:val="-2"/>
        </w:rPr>
        <w:t xml:space="preserve">when there </w:t>
      </w:r>
      <w:r w:rsidR="00F82017">
        <w:rPr>
          <w:spacing w:val="-2"/>
        </w:rPr>
        <w:t>are</w:t>
      </w:r>
      <w:r w:rsidR="00F82017" w:rsidRPr="00885145">
        <w:rPr>
          <w:spacing w:val="-2"/>
        </w:rPr>
        <w:t xml:space="preserve"> </w:t>
      </w:r>
      <w:r w:rsidR="009747A1" w:rsidRPr="00885145">
        <w:rPr>
          <w:spacing w:val="-2"/>
        </w:rPr>
        <w:t xml:space="preserve">more agents than patients, participants </w:t>
      </w:r>
      <w:r w:rsidR="002C7302">
        <w:rPr>
          <w:spacing w:val="-2"/>
        </w:rPr>
        <w:t>should</w:t>
      </w:r>
      <w:r w:rsidR="00F82017" w:rsidRPr="00885145">
        <w:rPr>
          <w:spacing w:val="-2"/>
        </w:rPr>
        <w:t xml:space="preserve"> </w:t>
      </w:r>
      <w:r w:rsidR="009747A1" w:rsidRPr="00885145">
        <w:rPr>
          <w:spacing w:val="-2"/>
        </w:rPr>
        <w:t>be more likely to mention subjects</w:t>
      </w:r>
      <w:r w:rsidR="009747A1">
        <w:rPr>
          <w:spacing w:val="-2"/>
        </w:rPr>
        <w:t xml:space="preserve">, even if </w:t>
      </w:r>
      <w:r w:rsidR="00CF2BB2">
        <w:rPr>
          <w:spacing w:val="-2"/>
        </w:rPr>
        <w:t xml:space="preserve">ambiguity between </w:t>
      </w:r>
      <w:r w:rsidR="009747A1">
        <w:rPr>
          <w:spacing w:val="-2"/>
        </w:rPr>
        <w:t>multiple messages</w:t>
      </w:r>
      <w:r w:rsidR="00CF2BB2">
        <w:rPr>
          <w:spacing w:val="-2"/>
        </w:rPr>
        <w:t xml:space="preserve"> remains</w:t>
      </w:r>
      <w:r w:rsidR="009747A1" w:rsidRPr="00885145">
        <w:rPr>
          <w:spacing w:val="-2"/>
        </w:rPr>
        <w:t xml:space="preserve">. </w:t>
      </w:r>
      <w:r w:rsidR="009747A1">
        <w:rPr>
          <w:spacing w:val="-2"/>
        </w:rPr>
        <w:t>However, if participants use a simpler strategy of de</w:t>
      </w:r>
      <w:r w:rsidR="00F51E36">
        <w:rPr>
          <w:spacing w:val="-2"/>
        </w:rPr>
        <w:t>termining just whether or not a given</w:t>
      </w:r>
      <w:r w:rsidR="009747A1">
        <w:rPr>
          <w:spacing w:val="-2"/>
        </w:rPr>
        <w:t xml:space="preserve"> utterance successfully conveys the intended event,</w:t>
      </w:r>
      <w:r w:rsidR="00F82017">
        <w:rPr>
          <w:spacing w:val="-2"/>
        </w:rPr>
        <w:t xml:space="preserve"> then</w:t>
      </w:r>
      <w:r w:rsidR="009747A1">
        <w:rPr>
          <w:spacing w:val="-2"/>
        </w:rPr>
        <w:t xml:space="preserve"> they should </w:t>
      </w:r>
      <w:r w:rsidR="00471AAC">
        <w:rPr>
          <w:spacing w:val="-2"/>
        </w:rPr>
        <w:t xml:space="preserve">still </w:t>
      </w:r>
      <w:r w:rsidR="009747A1">
        <w:rPr>
          <w:spacing w:val="-2"/>
        </w:rPr>
        <w:t>choose informative arguments in the deterministic cases</w:t>
      </w:r>
      <w:r w:rsidR="00471AAC">
        <w:rPr>
          <w:spacing w:val="-2"/>
        </w:rPr>
        <w:t>,</w:t>
      </w:r>
      <w:r w:rsidR="009747A1">
        <w:rPr>
          <w:spacing w:val="-2"/>
        </w:rPr>
        <w:t xml:space="preserve"> but </w:t>
      </w:r>
      <w:r w:rsidR="00471AAC">
        <w:rPr>
          <w:spacing w:val="-2"/>
        </w:rPr>
        <w:t>perform at chance</w:t>
      </w:r>
      <w:r w:rsidR="009747A1">
        <w:rPr>
          <w:spacing w:val="-2"/>
        </w:rPr>
        <w:t xml:space="preserve"> when both arguments </w:t>
      </w:r>
      <w:ins w:id="45" w:author="Melissa Kline" w:date="2016-10-26T11:48:00Z">
        <w:r w:rsidR="00A13934">
          <w:rPr>
            <w:spacing w:val="-2"/>
          </w:rPr>
          <w:t xml:space="preserve">remain </w:t>
        </w:r>
      </w:ins>
      <w:r w:rsidR="009747A1">
        <w:rPr>
          <w:spacing w:val="-2"/>
        </w:rPr>
        <w:t>ambiguous</w:t>
      </w:r>
      <w:ins w:id="46" w:author="Melissa Kline" w:date="2016-10-26T11:48:00Z">
        <w:r w:rsidR="00A13934">
          <w:rPr>
            <w:spacing w:val="-2"/>
          </w:rPr>
          <w:t>.</w:t>
        </w:r>
      </w:ins>
    </w:p>
    <w:p w14:paraId="781B96BF" w14:textId="5A6D283F" w:rsidR="00F43838" w:rsidRPr="00A90E99" w:rsidRDefault="00F43838" w:rsidP="00F43838">
      <w:pPr>
        <w:rPr>
          <w:b/>
        </w:rPr>
      </w:pPr>
      <w:r w:rsidRPr="00A90E99">
        <w:rPr>
          <w:b/>
        </w:rPr>
        <w:t>Methods</w:t>
      </w:r>
      <w:r w:rsidR="00471AAC" w:rsidRPr="00471AAC">
        <w:rPr>
          <w:noProof/>
        </w:rPr>
        <w:t xml:space="preserve"> </w:t>
      </w:r>
    </w:p>
    <w:p w14:paraId="557306CF" w14:textId="25D7B57D" w:rsidR="00F43838" w:rsidRPr="00885145" w:rsidRDefault="00F43838" w:rsidP="00F43838">
      <w:pPr>
        <w:rPr>
          <w:rStyle w:val="Heading4Char"/>
          <w:b w:val="0"/>
          <w:bCs w:val="0"/>
        </w:rPr>
      </w:pPr>
      <w:r w:rsidRPr="00885145">
        <w:rPr>
          <w:rStyle w:val="Heading4Char"/>
        </w:rPr>
        <w:t>Participants</w:t>
      </w:r>
      <w:r w:rsidRPr="00885145">
        <w:rPr>
          <w:rFonts w:eastAsia="Times New Roman"/>
          <w:b/>
          <w:color w:val="000000"/>
        </w:rPr>
        <w:t xml:space="preserve"> </w:t>
      </w:r>
      <w:r w:rsidRPr="00885145">
        <w:t>91 English-speaking adults participated on Amazon’s Mechanical Turk</w:t>
      </w:r>
      <w:r w:rsidR="006B3308">
        <w:t xml:space="preserve"> (AMT)</w:t>
      </w:r>
      <w:r w:rsidRPr="00885145">
        <w:t>. Participants were screened to be located in the United States and self-reporting English as their first language (an additional 21 participants were excluded who did not meet these criteria)</w:t>
      </w:r>
      <w:r w:rsidR="00F82017">
        <w:t>.</w:t>
      </w:r>
      <w:r w:rsidRPr="00885145">
        <w:t xml:space="preserve"> No other demographic information about participants was collected. The task took approximately 13 minutes to complete and participants were paid $1.00.</w:t>
      </w:r>
      <w:r w:rsidR="005F772E">
        <w:t xml:space="preserve"> All participants gave informed consent in accordance with requirements of the MIT </w:t>
      </w:r>
      <w:r w:rsidR="00B20FF1">
        <w:t>institutional review board.</w:t>
      </w:r>
      <w:r w:rsidR="00471AAC" w:rsidRPr="00471AAC">
        <w:rPr>
          <w:noProof/>
        </w:rPr>
        <w:t xml:space="preserve"> </w:t>
      </w:r>
    </w:p>
    <w:p w14:paraId="38D922EB" w14:textId="447C9600" w:rsidR="00F43838" w:rsidRPr="00885145" w:rsidRDefault="00F43838" w:rsidP="00F43838">
      <w:pPr>
        <w:rPr>
          <w:rStyle w:val="Heading4Char"/>
          <w:b w:val="0"/>
          <w:bCs w:val="0"/>
        </w:rPr>
      </w:pPr>
      <w:r w:rsidRPr="00885145">
        <w:rPr>
          <w:rStyle w:val="Heading4Char"/>
        </w:rPr>
        <w:t xml:space="preserve">Stimuli </w:t>
      </w:r>
      <w:r w:rsidR="00474D52">
        <w:t xml:space="preserve">We created </w:t>
      </w:r>
      <w:r w:rsidRPr="00885145">
        <w:t>cartoon stimul</w:t>
      </w:r>
      <w:ins w:id="47" w:author="Melissa Kline" w:date="2016-10-26T13:51:00Z">
        <w:r w:rsidR="007550FB">
          <w:t>us</w:t>
        </w:r>
      </w:ins>
      <w:r w:rsidR="00474D52">
        <w:t xml:space="preserve"> sets</w:t>
      </w:r>
      <w:r w:rsidR="00824D88">
        <w:t xml:space="preserve"> for each of twelve</w:t>
      </w:r>
      <w:r w:rsidRPr="00885145">
        <w:t xml:space="preserve"> verbs (</w:t>
      </w:r>
      <w:r w:rsidRPr="00885145">
        <w:rPr>
          <w:i/>
        </w:rPr>
        <w:t>eat, feed, hold, drink, kick, drop, wash, pour, throw, touch, read</w:t>
      </w:r>
      <w:r w:rsidRPr="00885145">
        <w:t xml:space="preserve">, and </w:t>
      </w:r>
      <w:r w:rsidRPr="00885145">
        <w:rPr>
          <w:i/>
        </w:rPr>
        <w:t>roll</w:t>
      </w:r>
      <w:r w:rsidR="00474D52">
        <w:t>). Each set</w:t>
      </w:r>
      <w:r>
        <w:t xml:space="preserve"> </w:t>
      </w:r>
      <w:r w:rsidRPr="00885145">
        <w:t xml:space="preserve">consisted of an </w:t>
      </w:r>
      <w:ins w:id="48" w:author="Melissa Kline" w:date="2016-10-26T13:50:00Z">
        <w:r w:rsidR="007550FB">
          <w:t>a</w:t>
        </w:r>
      </w:ins>
      <w:r w:rsidRPr="00885145">
        <w:t xml:space="preserve">ction picture, and six possible </w:t>
      </w:r>
      <w:ins w:id="49" w:author="Melissa Kline" w:date="2016-10-26T13:50:00Z">
        <w:r w:rsidR="007550FB">
          <w:t>c</w:t>
        </w:r>
      </w:ins>
      <w:r>
        <w:t>ontext</w:t>
      </w:r>
      <w:r w:rsidRPr="00885145">
        <w:t xml:space="preserve"> pictures</w:t>
      </w:r>
      <w:r w:rsidR="00474D52">
        <w:t xml:space="preserve"> </w:t>
      </w:r>
      <w:r w:rsidR="00AE52DD">
        <w:t xml:space="preserve">showing possible agents and patients </w:t>
      </w:r>
      <w:r w:rsidR="00451519">
        <w:t>(see Figure 1</w:t>
      </w:r>
      <w:r w:rsidR="00AE52DD">
        <w:t>).</w:t>
      </w:r>
      <w:r w:rsidRPr="00885145">
        <w:t xml:space="preserve"> The people were generated using a character-creation website </w:t>
      </w:r>
      <w:r w:rsidR="001C1F03">
        <w:fldChar w:fldCharType="begin"/>
      </w:r>
      <w:r w:rsidR="001C1F03">
        <w:instrText xml:space="preserve"> ADDIN ZOTERO_ITEM CSL_CITATION {"citationID":"ve4nnp7cv","properties":{"formattedCitation":"(Brooks et al., 2007)","plainCitation":"(Brooks et al., 2007)"},"citationItems":[{"id":3255,"uris":["http://zotero.org/users/178617/items/QGEJ5MRR"],"uri":["http://zotero.org/users/178617/items/QGEJ5MRR"],"itemData":{"id":3255,"type":"manuscript","title":"The Simpsons movie (Website)","URL":"http://web.archive.org/web/20120317090828/http://www.simpsonsmovie.com","author":[{"family":"Brooks","given":"J"},{"family":"Groening","given":"M"},{"family":"Jean","given":"A"},{"family":"Scully","given":"M"},{"family":"Sakal","given":"R"},{"family":"20th Century Fox Home Entertainment.","given":""}],"issued":{"date-parts":[["2007"]]}}}],"schema":"https://github.com/citation-style-language/schema/raw/master/csl-citation.json"} </w:instrText>
      </w:r>
      <w:r w:rsidR="001C1F03">
        <w:fldChar w:fldCharType="separate"/>
      </w:r>
      <w:r w:rsidR="001C1F03">
        <w:rPr>
          <w:noProof/>
        </w:rPr>
        <w:t>(Brooks et al., 2007)</w:t>
      </w:r>
      <w:r w:rsidR="001C1F03">
        <w:fldChar w:fldCharType="end"/>
      </w:r>
      <w:r w:rsidR="001C1F03">
        <w:t xml:space="preserve"> </w:t>
      </w:r>
      <w:r w:rsidR="00BB7E8C">
        <w:t>with</w:t>
      </w:r>
      <w:r w:rsidRPr="00885145">
        <w:t xml:space="preserve"> distinct features and </w:t>
      </w:r>
      <w:r w:rsidR="00EC7AC2">
        <w:t>names on</w:t>
      </w:r>
      <w:r w:rsidRPr="00885145">
        <w:t xml:space="preserve"> their shirts. The objects </w:t>
      </w:r>
      <w:r w:rsidR="00451519">
        <w:t>were</w:t>
      </w:r>
      <w:r w:rsidRPr="00885145">
        <w:t xml:space="preserve"> members of a</w:t>
      </w:r>
      <w:r w:rsidR="00EC7AC2">
        <w:t>n appropriate</w:t>
      </w:r>
      <w:r w:rsidRPr="00885145">
        <w:t xml:space="preserve"> category (e.g.</w:t>
      </w:r>
      <w:r>
        <w:t>,</w:t>
      </w:r>
      <w:r w:rsidR="00AE52DD">
        <w:t xml:space="preserve"> various foods</w:t>
      </w:r>
      <w:r w:rsidRPr="00885145">
        <w:t>)</w:t>
      </w:r>
      <w:r>
        <w:t>.</w:t>
      </w:r>
      <w:r w:rsidRPr="00885145">
        <w:t xml:space="preserve"> The</w:t>
      </w:r>
      <w:r>
        <w:t xml:space="preserve"> total </w:t>
      </w:r>
      <w:r w:rsidRPr="00885145">
        <w:t xml:space="preserve">number </w:t>
      </w:r>
      <w:r w:rsidR="00EC7AC2">
        <w:t xml:space="preserve">of agents and patients in each context </w:t>
      </w:r>
      <w:r>
        <w:t>summed to 7</w:t>
      </w:r>
      <w:r w:rsidRPr="00885145">
        <w:t xml:space="preserve">: </w:t>
      </w:r>
      <w:r>
        <w:t>(</w:t>
      </w:r>
      <w:r w:rsidRPr="00885145">
        <w:t>1 agent</w:t>
      </w:r>
      <w:r>
        <w:t>,</w:t>
      </w:r>
      <w:r w:rsidRPr="00885145">
        <w:t xml:space="preserve"> 6 patients</w:t>
      </w:r>
      <w:r w:rsidR="00AE52DD">
        <w:t>, abbreviated 6_1</w:t>
      </w:r>
      <w:r>
        <w:t>)</w:t>
      </w:r>
      <w:r w:rsidRPr="00885145">
        <w:t xml:space="preserve">, </w:t>
      </w:r>
      <w:r>
        <w:t>(</w:t>
      </w:r>
      <w:r w:rsidRPr="00885145">
        <w:t>2 agents</w:t>
      </w:r>
      <w:r>
        <w:t>,</w:t>
      </w:r>
      <w:r w:rsidRPr="00885145">
        <w:t xml:space="preserve"> 5 patients</w:t>
      </w:r>
      <w:r w:rsidR="00AE52DD">
        <w:t>, 2_5</w:t>
      </w:r>
      <w:r>
        <w:t>)</w:t>
      </w:r>
      <w:r w:rsidRPr="00885145">
        <w:t>,</w:t>
      </w:r>
      <w:r>
        <w:t xml:space="preserve"> … (6 agents, 1 patient</w:t>
      </w:r>
      <w:r w:rsidR="00AE52DD">
        <w:t>, 6_1</w:t>
      </w:r>
      <w:r>
        <w:t>).</w:t>
      </w:r>
      <w:r w:rsidRPr="00885145">
        <w:t xml:space="preserve"> </w:t>
      </w:r>
      <w:r w:rsidRPr="00BB7E8C">
        <w:t>A</w:t>
      </w:r>
      <w:r w:rsidR="00451519">
        <w:t xml:space="preserve">ll </w:t>
      </w:r>
      <w:r w:rsidRPr="00BB7E8C">
        <w:t>stimuli, code, and analyses are available at www.github.com/mekline/Subject-Drop/.</w:t>
      </w:r>
    </w:p>
    <w:p w14:paraId="5B23FD9E" w14:textId="7B8A9FB1" w:rsidR="000A02C2" w:rsidRDefault="00F43838" w:rsidP="00F43838">
      <w:r w:rsidRPr="00885145">
        <w:rPr>
          <w:rStyle w:val="Heading4Char"/>
        </w:rPr>
        <w:t>Procedure</w:t>
      </w:r>
      <w:r w:rsidRPr="00885145">
        <w:rPr>
          <w:b/>
        </w:rPr>
        <w:t xml:space="preserve"> </w:t>
      </w:r>
      <w:ins w:id="50" w:author="Melissa Kline" w:date="2016-10-26T13:50:00Z">
        <w:r w:rsidR="007550FB">
          <w:t>S</w:t>
        </w:r>
      </w:ins>
      <w:r w:rsidR="00EC7AC2" w:rsidRPr="00885145">
        <w:t xml:space="preserve">timuli were </w:t>
      </w:r>
      <w:r w:rsidR="00EC7AC2" w:rsidRPr="00BB7E8C">
        <w:t xml:space="preserve">presented using Python and the EconWillow package </w:t>
      </w:r>
      <w:r w:rsidR="00EC7AC2">
        <w:fldChar w:fldCharType="begin"/>
      </w:r>
      <w:r w:rsidR="00EC7AC2">
        <w:instrText xml:space="preserve"> ADDIN ZOTERO_ITEM CSL_CITATION {"citationID":"22f09tujhv","properties":{"formattedCitation":"(Weel, 2008)","plainCitation":"(Weel, 2008)"},"citationItems":[{"id":2493,"uris":["http://zotero.org/users/178617/items/H7WCBUCI"],"uri":["http://zotero.org/users/178617/items/H7WCBUCI"],"itemData":{"id":2493,"type":"book","title":"Willow, a Python library for economics","URL":"http://econwillow.sourceforge.net/","author":[{"family":"Weel","given":"Jaap"}],"issued":{"date-parts":[["2008"]]}}}],"schema":"https://github.com/citation-style-language/schema/raw/master/csl-citation.json"} </w:instrText>
      </w:r>
      <w:r w:rsidR="00EC7AC2">
        <w:fldChar w:fldCharType="separate"/>
      </w:r>
      <w:r w:rsidR="00EC7AC2">
        <w:rPr>
          <w:noProof/>
        </w:rPr>
        <w:t>(Weel, 2008)</w:t>
      </w:r>
      <w:r w:rsidR="00EC7AC2">
        <w:fldChar w:fldCharType="end"/>
      </w:r>
      <w:r w:rsidR="00EC7AC2">
        <w:t>, accessed through AMT</w:t>
      </w:r>
      <w:r w:rsidR="00451519">
        <w:t xml:space="preserve">. </w:t>
      </w:r>
      <w:r w:rsidR="00C54252">
        <w:t>P</w:t>
      </w:r>
      <w:ins w:id="51" w:author="Melissa Kline" w:date="2016-10-26T13:51:00Z">
        <w:r w:rsidR="007550FB">
          <w:t>eople</w:t>
        </w:r>
      </w:ins>
      <w:r w:rsidR="00C54252">
        <w:t xml:space="preserve"> were</w:t>
      </w:r>
      <w:r w:rsidRPr="00885145">
        <w:t xml:space="preserve"> told that they were providing descriptions for another </w:t>
      </w:r>
      <w:ins w:id="52" w:author="Melissa Kline" w:date="2016-10-26T13:51:00Z">
        <w:r w:rsidR="007550FB">
          <w:t>participant</w:t>
        </w:r>
      </w:ins>
      <w:r w:rsidR="000A02C2">
        <w:t>:</w:t>
      </w:r>
    </w:p>
    <w:p w14:paraId="345833D0" w14:textId="27745AA9" w:rsidR="000A02C2" w:rsidRPr="000A02C2" w:rsidRDefault="000A02C2" w:rsidP="000A02C2">
      <w:pPr>
        <w:rPr>
          <w:i/>
        </w:rPr>
      </w:pPr>
      <w:r w:rsidRPr="000A02C2">
        <w:rPr>
          <w:i/>
        </w:rPr>
        <w:t>In this task, you will be describing a series of cartoon scenes for another participant.  You can only send two words to your partner at a time, but you must still try to convey what is happening in each scene. For each scene, your partner will be able to see an initial set of possible participants (the presentation scene)</w:t>
      </w:r>
      <w:r w:rsidR="00C54252">
        <w:rPr>
          <w:i/>
        </w:rPr>
        <w:t xml:space="preserve">. </w:t>
      </w:r>
      <w:r w:rsidRPr="000A02C2">
        <w:rPr>
          <w:i/>
        </w:rPr>
        <w:t>However, they won't be able to see the actual action that takes place or the description sentence</w:t>
      </w:r>
      <w:r w:rsidR="00C54252">
        <w:rPr>
          <w:i/>
        </w:rPr>
        <w:t xml:space="preserve"> (</w:t>
      </w:r>
      <w:r w:rsidRPr="000A02C2">
        <w:rPr>
          <w:i/>
        </w:rPr>
        <w:t>"The</w:t>
      </w:r>
      <w:r>
        <w:rPr>
          <w:i/>
        </w:rPr>
        <w:t xml:space="preserve"> monkey smells the orange."</w:t>
      </w:r>
      <w:r w:rsidR="00C54252">
        <w:rPr>
          <w:i/>
        </w:rPr>
        <w:t xml:space="preserve">) </w:t>
      </w:r>
      <w:r w:rsidRPr="000A02C2">
        <w:rPr>
          <w:i/>
        </w:rPr>
        <w:t>Your job is to let them know what happens in the action scene using just two of the words from the description. Again, you can use only two words to respond.</w:t>
      </w:r>
    </w:p>
    <w:p w14:paraId="7EE3C813" w14:textId="6C5440FF" w:rsidR="00F43838" w:rsidRDefault="00C54252" w:rsidP="00F43838">
      <w:r>
        <w:t>Each participant saw twelve</w:t>
      </w:r>
      <w:r w:rsidR="00F43838" w:rsidRPr="00885145">
        <w:t xml:space="preserve"> trials</w:t>
      </w:r>
      <w:r w:rsidR="00451519">
        <w:t xml:space="preserve"> </w:t>
      </w:r>
      <w:r w:rsidR="00F43838" w:rsidRPr="00885145">
        <w:t xml:space="preserve">in a random order, with two items at each </w:t>
      </w:r>
      <w:r w:rsidR="00F43838">
        <w:t>context</w:t>
      </w:r>
      <w:r w:rsidR="00F43838" w:rsidRPr="00885145">
        <w:t xml:space="preserve"> level (e.g.</w:t>
      </w:r>
      <w:r w:rsidR="00F43838">
        <w:t>,</w:t>
      </w:r>
      <w:r w:rsidR="00F43838" w:rsidRPr="00885145">
        <w:t xml:space="preserve"> 6_1, </w:t>
      </w:r>
      <w:r w:rsidR="00F43838">
        <w:t>3</w:t>
      </w:r>
      <w:r w:rsidR="00F43838" w:rsidRPr="00885145">
        <w:t>_</w:t>
      </w:r>
      <w:r w:rsidR="00F43838">
        <w:t>4</w:t>
      </w:r>
      <w:r w:rsidR="00F43838" w:rsidRPr="00885145">
        <w:t xml:space="preserve">). On each trial, participants saw the </w:t>
      </w:r>
      <w:r w:rsidR="00F43838">
        <w:t>context</w:t>
      </w:r>
      <w:r w:rsidR="00451519">
        <w:t xml:space="preserve"> display for ten seconds,</w:t>
      </w:r>
      <w:r w:rsidR="00F43838" w:rsidRPr="00885145">
        <w:t xml:space="preserve"> read the sentence corresponding to the action they would see (e.g.</w:t>
      </w:r>
      <w:r w:rsidR="00F43838">
        <w:t>,</w:t>
      </w:r>
      <w:r w:rsidR="00F43838" w:rsidRPr="00885145">
        <w:t xml:space="preserve"> “John feeds the dog”)</w:t>
      </w:r>
      <w:ins w:id="53" w:author="Melissa Kline" w:date="2016-10-26T13:52:00Z">
        <w:r w:rsidR="00E66C7B">
          <w:t>, and</w:t>
        </w:r>
      </w:ins>
      <w:r w:rsidR="00F43838" w:rsidRPr="00885145">
        <w:t xml:space="preserve"> then saw the </w:t>
      </w:r>
      <w:ins w:id="54" w:author="Melissa Kline" w:date="2016-10-26T13:52:00Z">
        <w:r w:rsidR="00E66C7B">
          <w:t xml:space="preserve">corresponding </w:t>
        </w:r>
      </w:ins>
      <w:r w:rsidR="00F43838">
        <w:t>a</w:t>
      </w:r>
      <w:r w:rsidR="00F43838" w:rsidRPr="00885145">
        <w:t xml:space="preserve">ction picture for 10 seconds. Finally, the </w:t>
      </w:r>
      <w:r w:rsidR="00F43838">
        <w:t>context</w:t>
      </w:r>
      <w:r w:rsidR="00F43838" w:rsidRPr="00885145">
        <w:t xml:space="preserve"> picture reappeared and participants were asked to provide a two-word description of the event. </w:t>
      </w:r>
      <w:r w:rsidR="00451519">
        <w:rPr>
          <w:color w:val="000000"/>
        </w:rPr>
        <w:t>Participants</w:t>
      </w:r>
      <w:r w:rsidR="00F43838" w:rsidRPr="00885145">
        <w:rPr>
          <w:color w:val="000000"/>
        </w:rPr>
        <w:t xml:space="preserve"> were given two text boxes in which to enter their response. </w:t>
      </w:r>
      <w:r w:rsidR="00F43838" w:rsidRPr="00885145">
        <w:t xml:space="preserve">If </w:t>
      </w:r>
      <w:r w:rsidR="00451519">
        <w:t xml:space="preserve">they </w:t>
      </w:r>
      <w:r w:rsidR="00F43838" w:rsidRPr="00885145">
        <w:t xml:space="preserve">entered </w:t>
      </w:r>
      <w:ins w:id="55" w:author="Melissa Kline" w:date="2016-10-26T13:53:00Z">
        <w:r w:rsidR="00E66C7B">
          <w:t>more</w:t>
        </w:r>
      </w:ins>
      <w:r w:rsidR="006E795A">
        <w:t xml:space="preserve"> than one word </w:t>
      </w:r>
      <w:r w:rsidR="00451519">
        <w:t xml:space="preserve">in each </w:t>
      </w:r>
      <w:r w:rsidR="00F43838" w:rsidRPr="00885145">
        <w:t>(</w:t>
      </w:r>
      <w:r w:rsidR="00451519">
        <w:t xml:space="preserve">screened by checking for spaces, </w:t>
      </w:r>
      <w:r w:rsidR="00F43838" w:rsidRPr="00885145">
        <w:t>e.g.</w:t>
      </w:r>
      <w:r w:rsidR="00F43838">
        <w:t>,</w:t>
      </w:r>
      <w:r w:rsidR="00F43838" w:rsidRPr="00885145">
        <w:t xml:space="preserve"> “baby rolls”), they were told to try again. After </w:t>
      </w:r>
      <w:r w:rsidR="00451519">
        <w:t xml:space="preserve">each trial participants </w:t>
      </w:r>
      <w:r w:rsidR="00F43838" w:rsidRPr="00885145">
        <w:t xml:space="preserve">saw a progress bar, the time it had taken them to enter a response on that trial, and their average speed so far. This was </w:t>
      </w:r>
      <w:r w:rsidR="00F43838">
        <w:t xml:space="preserve">intended </w:t>
      </w:r>
      <w:r w:rsidR="00F43838" w:rsidRPr="00885145">
        <w:t>to encourage participants to answer as quickly as possible.</w:t>
      </w:r>
      <w:r w:rsidR="00451519">
        <w:t xml:space="preserve"> </w:t>
      </w:r>
      <w:r w:rsidR="00F43838" w:rsidRPr="00885145">
        <w:t xml:space="preserve">After seeing all twelve trials, participants were told the purpose of the </w:t>
      </w:r>
      <w:r w:rsidR="006E795A">
        <w:t xml:space="preserve">study and given a unique code to receive </w:t>
      </w:r>
      <w:r w:rsidR="00F43838" w:rsidRPr="00885145">
        <w:t xml:space="preserve">payment. </w:t>
      </w:r>
    </w:p>
    <w:p w14:paraId="037F818F" w14:textId="77777777" w:rsidR="00F43838" w:rsidRPr="00A90E99" w:rsidRDefault="00F43838" w:rsidP="00F43838">
      <w:pPr>
        <w:rPr>
          <w:b/>
        </w:rPr>
      </w:pPr>
      <w:r w:rsidRPr="00A90E99">
        <w:rPr>
          <w:b/>
        </w:rPr>
        <w:t>Results</w:t>
      </w:r>
    </w:p>
    <w:p w14:paraId="4D99F9C7" w14:textId="6EC89C58" w:rsidR="00F43838" w:rsidRPr="002E79B3" w:rsidRDefault="00F43838" w:rsidP="00F43838">
      <w:r w:rsidRPr="00885145">
        <w:rPr>
          <w:rFonts w:eastAsia="Times New Roman"/>
        </w:rPr>
        <w:t xml:space="preserve">Responses were first </w:t>
      </w:r>
      <w:r w:rsidR="002E79B3">
        <w:rPr>
          <w:rFonts w:eastAsia="Times New Roman"/>
        </w:rPr>
        <w:t xml:space="preserve">checked for minor variations </w:t>
      </w:r>
      <w:r w:rsidRPr="00885145">
        <w:rPr>
          <w:rFonts w:eastAsia="Times New Roman"/>
        </w:rPr>
        <w:t>such as capitalization and verb form (e.g.</w:t>
      </w:r>
      <w:r>
        <w:rPr>
          <w:rFonts w:eastAsia="Times New Roman"/>
        </w:rPr>
        <w:t>,</w:t>
      </w:r>
      <w:r w:rsidRPr="00885145">
        <w:rPr>
          <w:rFonts w:eastAsia="Times New Roman"/>
        </w:rPr>
        <w:t xml:space="preserve"> “Eaten” was coded as “eat”)</w:t>
      </w:r>
      <w:r>
        <w:rPr>
          <w:rFonts w:eastAsia="Times New Roman"/>
        </w:rPr>
        <w:t>.</w:t>
      </w:r>
      <w:r w:rsidRPr="00885145">
        <w:rPr>
          <w:rFonts w:eastAsia="Times New Roman"/>
        </w:rPr>
        <w:t xml:space="preserve"> The majority of responses (76%) consisted of two of the possible three content words in the sentence</w:t>
      </w:r>
      <w:r w:rsidR="00451519">
        <w:rPr>
          <w:rFonts w:eastAsia="Times New Roman"/>
        </w:rPr>
        <w:t xml:space="preserve">. </w:t>
      </w:r>
      <w:r w:rsidRPr="00885145">
        <w:rPr>
          <w:noProof/>
          <w:spacing w:val="-2"/>
        </w:rPr>
        <w:t>Because all of</w:t>
      </w:r>
      <w:r w:rsidRPr="00885145">
        <w:t xml:space="preserve"> the potential agents that participants saw were humans, and all of the potential patients belonged to the same superordinate category, participants sometimes used general descriptors or pronouns (e.g.</w:t>
      </w:r>
      <w:r>
        <w:t>,</w:t>
      </w:r>
      <w:r w:rsidRPr="00885145">
        <w:t xml:space="preserve"> </w:t>
      </w:r>
      <w:r w:rsidRPr="00885145">
        <w:rPr>
          <w:i/>
        </w:rPr>
        <w:t xml:space="preserve">Man, she, </w:t>
      </w:r>
      <w:r w:rsidRPr="00885145">
        <w:t xml:space="preserve">or </w:t>
      </w:r>
      <w:r w:rsidRPr="00885145">
        <w:rPr>
          <w:i/>
        </w:rPr>
        <w:t>fruit</w:t>
      </w:r>
      <w:r w:rsidRPr="00885145">
        <w:t>)</w:t>
      </w:r>
      <w:r>
        <w:t>.</w:t>
      </w:r>
      <w:r w:rsidRPr="00885145">
        <w:t xml:space="preserve"> </w:t>
      </w:r>
      <w:r w:rsidRPr="00885145">
        <w:rPr>
          <w:rFonts w:eastAsia="Times New Roman"/>
        </w:rPr>
        <w:t>In addition, some participants gave responses that were intended to convey a more general idea of the scene (e.g.</w:t>
      </w:r>
      <w:r>
        <w:rPr>
          <w:rFonts w:eastAsia="Times New Roman"/>
        </w:rPr>
        <w:t>,</w:t>
      </w:r>
      <w:r w:rsidRPr="00885145">
        <w:rPr>
          <w:rFonts w:eastAsia="Times New Roman"/>
        </w:rPr>
        <w:t xml:space="preserve"> </w:t>
      </w:r>
      <w:r w:rsidRPr="00885145">
        <w:rPr>
          <w:rFonts w:eastAsia="Times New Roman"/>
          <w:i/>
        </w:rPr>
        <w:t>Man hungry</w:t>
      </w:r>
      <w:r w:rsidRPr="00885145">
        <w:rPr>
          <w:rFonts w:eastAsia="Times New Roman"/>
        </w:rPr>
        <w:t xml:space="preserve">). </w:t>
      </w:r>
      <w:r w:rsidR="002E79B3">
        <w:t>To avoid unevenly applying exclusion decisions</w:t>
      </w:r>
      <w:r w:rsidR="00451519">
        <w:t xml:space="preserve"> in different conditions</w:t>
      </w:r>
      <w:r w:rsidR="002E79B3">
        <w:t>, w</w:t>
      </w:r>
      <w:r w:rsidRPr="00885145">
        <w:t xml:space="preserve">ords were coded as referring to the subject or object </w:t>
      </w:r>
      <w:r w:rsidRPr="00252ECC">
        <w:t>only</w:t>
      </w:r>
      <w:r w:rsidRPr="00885145">
        <w:t xml:space="preserve"> if they uniquely identified the referent out of the </w:t>
      </w:r>
      <w:r w:rsidR="002E79B3">
        <w:t xml:space="preserve">whole set of 6 </w:t>
      </w:r>
      <w:r w:rsidRPr="00885145">
        <w:t>(e.g., “woman” was not coded as referring to the subject of the sentence “</w:t>
      </w:r>
      <w:r w:rsidRPr="00885145">
        <w:rPr>
          <w:i/>
        </w:rPr>
        <w:t>Mary ate the orange</w:t>
      </w:r>
      <w:r w:rsidRPr="00885145">
        <w:t>” even if she was the unique female)</w:t>
      </w:r>
      <w:r>
        <w:t>.</w:t>
      </w:r>
      <w:r w:rsidRPr="00885145">
        <w:t xml:space="preserve"> Likewise, words were coded as verbs only if they were a form of the verb itself (e.g.</w:t>
      </w:r>
      <w:r>
        <w:t>,</w:t>
      </w:r>
      <w:r w:rsidRPr="00885145">
        <w:t xml:space="preserve"> </w:t>
      </w:r>
      <w:r w:rsidRPr="00885145">
        <w:rPr>
          <w:i/>
        </w:rPr>
        <w:t>eaten</w:t>
      </w:r>
      <w:r w:rsidRPr="00885145">
        <w:t>) but not if they referred to a related idea (</w:t>
      </w:r>
      <w:r w:rsidRPr="00885145">
        <w:rPr>
          <w:i/>
        </w:rPr>
        <w:t>hungry</w:t>
      </w:r>
      <w:r w:rsidRPr="00885145">
        <w:t xml:space="preserve">). </w:t>
      </w:r>
      <w:r w:rsidR="002E79B3">
        <w:rPr>
          <w:rFonts w:eastAsia="Times New Roman"/>
        </w:rPr>
        <w:t>Since not all answers included exactly two codable words,</w:t>
      </w:r>
      <w:r w:rsidR="003605DC">
        <w:rPr>
          <w:rFonts w:eastAsia="Times New Roman"/>
        </w:rPr>
        <w:t xml:space="preserve"> </w:t>
      </w:r>
      <w:r w:rsidRPr="00885145">
        <w:rPr>
          <w:rFonts w:eastAsia="Times New Roman"/>
        </w:rPr>
        <w:t xml:space="preserve">we </w:t>
      </w:r>
      <w:ins w:id="56" w:author="Melissa Kline" w:date="2016-10-26T13:54:00Z">
        <w:r w:rsidR="00E66C7B">
          <w:rPr>
            <w:rFonts w:eastAsia="Times New Roman"/>
          </w:rPr>
          <w:t>analyze</w:t>
        </w:r>
      </w:ins>
      <w:r w:rsidRPr="00885145">
        <w:rPr>
          <w:rFonts w:eastAsia="Times New Roman"/>
        </w:rPr>
        <w:t xml:space="preserve"> data for the presence of subjects, obj</w:t>
      </w:r>
      <w:r w:rsidR="002E79B3">
        <w:rPr>
          <w:rFonts w:eastAsia="Times New Roman"/>
        </w:rPr>
        <w:t>ects, and verbs</w:t>
      </w:r>
      <w:r w:rsidR="00451519">
        <w:rPr>
          <w:rFonts w:eastAsia="Times New Roman"/>
        </w:rPr>
        <w:t xml:space="preserve"> in each two-word response.</w:t>
      </w:r>
      <w:r w:rsidR="00BA56C9" w:rsidRPr="00BA56C9">
        <w:rPr>
          <w:noProof/>
          <w:spacing w:val="-2"/>
        </w:rPr>
        <w:t xml:space="preserve"> </w:t>
      </w:r>
    </w:p>
    <w:p w14:paraId="2710354A" w14:textId="16CF8075" w:rsidR="00F43838" w:rsidRPr="00885145" w:rsidRDefault="00F43838" w:rsidP="00F43838">
      <w:r w:rsidRPr="00132CE5">
        <w:t>The</w:t>
      </w:r>
      <w:r w:rsidRPr="00885145">
        <w:t xml:space="preserve"> effect of array type on whether participants mentioned the subject in their response was highly significant by a mixed-effect logistic regression with random slopes and intercepts for both item and participant (X</w:t>
      </w:r>
      <w:r w:rsidRPr="00885145">
        <w:rPr>
          <w:vertAlign w:val="superscript"/>
        </w:rPr>
        <w:t>2</w:t>
      </w:r>
      <w:r w:rsidRPr="00885145">
        <w:t xml:space="preserve"> = 12.3, df= 8, p&lt;0.001). The same was true for object</w:t>
      </w:r>
      <w:ins w:id="57" w:author="Melissa Kline" w:date="2016-10-26T13:55:00Z">
        <w:r w:rsidR="00E66C7B">
          <w:t xml:space="preserve">s </w:t>
        </w:r>
      </w:ins>
      <w:r w:rsidRPr="00885145">
        <w:t>(X</w:t>
      </w:r>
      <w:r w:rsidRPr="00885145">
        <w:rPr>
          <w:vertAlign w:val="superscript"/>
        </w:rPr>
        <w:t>2</w:t>
      </w:r>
      <w:r w:rsidRPr="00885145">
        <w:t xml:space="preserve"> = 17.7, df= 8, p&lt;0.001). The</w:t>
      </w:r>
      <w:r w:rsidR="00BA56C9">
        <w:t xml:space="preserve">se patterns </w:t>
      </w:r>
      <w:r w:rsidR="00A67C56">
        <w:t>are as predicted</w:t>
      </w:r>
      <w:r w:rsidRPr="00885145">
        <w:t xml:space="preserve"> – as more agent distractors (and thus fewer patient distractors) were present, participants </w:t>
      </w:r>
      <w:r w:rsidR="00BA56C9">
        <w:t>were</w:t>
      </w:r>
      <w:r w:rsidRPr="00885145">
        <w:t xml:space="preserve"> more likely to mention the subject and le</w:t>
      </w:r>
      <w:r w:rsidR="00A67C56">
        <w:t xml:space="preserve">ss likely to mention the object. </w:t>
      </w:r>
      <w:r w:rsidRPr="00885145">
        <w:rPr>
          <w:spacing w:val="-2"/>
        </w:rPr>
        <w:t xml:space="preserve">We also found that participants overall were somewhat more likely to mention objects than subjects: on </w:t>
      </w:r>
      <w:r w:rsidRPr="00885145">
        <w:t>the subset of trials (73%) where participants mentioned only one of the two, there were significantly more objects than subjects (p &lt; 0.001, binomial test).</w:t>
      </w:r>
      <w:r w:rsidR="0015582E" w:rsidRPr="0015582E">
        <w:rPr>
          <w:noProof/>
          <w:spacing w:val="-2"/>
        </w:rPr>
        <w:t xml:space="preserve"> </w:t>
      </w:r>
      <w:r w:rsidR="0015582E" w:rsidRPr="00CF2BB2">
        <w:rPr>
          <w:noProof/>
          <w:spacing w:val="-2"/>
        </w:rPr>
        <mc:AlternateContent>
          <mc:Choice Requires="wps">
            <w:drawing>
              <wp:anchor distT="0" distB="0" distL="114300" distR="114300" simplePos="0" relativeHeight="251682816" behindDoc="0" locked="0" layoutInCell="1" allowOverlap="1" wp14:anchorId="34F96F69" wp14:editId="6033DA39">
                <wp:simplePos x="0" y="0"/>
                <wp:positionH relativeFrom="column">
                  <wp:posOffset>0</wp:posOffset>
                </wp:positionH>
                <wp:positionV relativeFrom="paragraph">
                  <wp:posOffset>0</wp:posOffset>
                </wp:positionV>
                <wp:extent cx="5943600" cy="4114800"/>
                <wp:effectExtent l="0" t="0" r="0" b="0"/>
                <wp:wrapSquare wrapText="bothSides"/>
                <wp:docPr id="50" name="Text Box 50"/>
                <wp:cNvGraphicFramePr/>
                <a:graphic xmlns:a="http://schemas.openxmlformats.org/drawingml/2006/main">
                  <a:graphicData uri="http://schemas.microsoft.com/office/word/2010/wordprocessingShape">
                    <wps:wsp>
                      <wps:cNvSpPr txBox="1"/>
                      <wps:spPr>
                        <a:xfrm>
                          <a:off x="0" y="0"/>
                          <a:ext cx="5943600"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2F9D7C" w14:textId="77777777" w:rsidR="001B1059" w:rsidRDefault="001B1059" w:rsidP="0015582E">
                            <w:r>
                              <w:rPr>
                                <w:noProof/>
                              </w:rPr>
                              <w:drawing>
                                <wp:inline distT="0" distB="0" distL="0" distR="0" wp14:anchorId="5F5FD0CD" wp14:editId="79DA295A">
                                  <wp:extent cx="5524500" cy="3314700"/>
                                  <wp:effectExtent l="0" t="0" r="12700" b="12700"/>
                                  <wp:docPr id="20" name="Picture 20" descr="Macintosh HD:Users:mekline:Dropbox:_Projects:SubDrop:SubDrop Repo:Adult - Multi Distractor:human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ekline:Dropbox:_Projects:SubDrop:SubDrop Repo:Adult - Multi Distractor:humanPerformanc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314700"/>
                                          </a:xfrm>
                                          <a:prstGeom prst="rect">
                                            <a:avLst/>
                                          </a:prstGeom>
                                          <a:noFill/>
                                          <a:ln>
                                            <a:noFill/>
                                          </a:ln>
                                        </pic:spPr>
                                      </pic:pic>
                                    </a:graphicData>
                                  </a:graphic>
                                </wp:inline>
                              </w:drawing>
                            </w:r>
                          </w:p>
                          <w:p w14:paraId="15B96FB9" w14:textId="132FF095" w:rsidR="001B1059" w:rsidRDefault="001B1059" w:rsidP="0015582E">
                            <w:r>
                              <w:t xml:space="preserve">Figure 2: Trials on which participants included subjects, objects, and verbs. Error bars represent 95% bootstrapped confidence intervals. </w:t>
                            </w:r>
                          </w:p>
                          <w:p w14:paraId="05FFBF3D" w14:textId="77777777" w:rsidR="001B1059" w:rsidRDefault="001B1059" w:rsidP="0015582E"/>
                          <w:p w14:paraId="3F582F06" w14:textId="77777777" w:rsidR="001B1059" w:rsidRDefault="001B1059" w:rsidP="0015582E"/>
                          <w:p w14:paraId="3510C4EF" w14:textId="77777777" w:rsidR="001B1059" w:rsidRDefault="001B1059" w:rsidP="001558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7" type="#_x0000_t202" style="position:absolute;margin-left:0;margin-top:0;width:468pt;height:3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" filled="f" stroked="f">
                <v:textbox>
                  <w:txbxContent>
                    <w:p w14:paraId="382F9D7C" w14:textId="77777777" w:rsidR="0015582E" w:rsidRDefault="0015582E" w:rsidP="0015582E">
                      <w:r>
                        <w:rPr>
                          <w:noProof/>
                        </w:rPr>
                        <w:drawing>
                          <wp:inline distT="0" distB="0" distL="0" distR="0" wp14:anchorId="5F5FD0CD" wp14:editId="79DA295A">
                            <wp:extent cx="5524500" cy="3314700"/>
                            <wp:effectExtent l="0" t="0" r="12700" b="12700"/>
                            <wp:docPr id="20" name="Picture 20" descr="Macintosh HD:Users:mekline:Dropbox:_Projects:SubDrop:SubDrop Repo:Adult - Multi Distractor:human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ekline:Dropbox:_Projects:SubDrop:SubDrop Repo:Adult - Multi Distractor:humanPerforman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3314700"/>
                                    </a:xfrm>
                                    <a:prstGeom prst="rect">
                                      <a:avLst/>
                                    </a:prstGeom>
                                    <a:noFill/>
                                    <a:ln>
                                      <a:noFill/>
                                    </a:ln>
                                  </pic:spPr>
                                </pic:pic>
                              </a:graphicData>
                            </a:graphic>
                          </wp:inline>
                        </w:drawing>
                      </w:r>
                    </w:p>
                    <w:p w14:paraId="15B96FB9" w14:textId="132FF095" w:rsidR="0015582E" w:rsidRDefault="0015582E" w:rsidP="0015582E">
                      <w:r>
                        <w:t>Figure 2</w:t>
                      </w:r>
                      <w:r>
                        <w:t xml:space="preserve">: Trials on which participants included subjects, objects, and verbs. Error bars represent 95% bootstrapped confidence intervals. </w:t>
                      </w:r>
                    </w:p>
                    <w:p w14:paraId="05FFBF3D" w14:textId="77777777" w:rsidR="0015582E" w:rsidRDefault="0015582E" w:rsidP="0015582E"/>
                    <w:p w14:paraId="3F582F06" w14:textId="77777777" w:rsidR="0015582E" w:rsidRDefault="0015582E" w:rsidP="0015582E"/>
                    <w:p w14:paraId="3510C4EF" w14:textId="77777777" w:rsidR="0015582E" w:rsidRDefault="0015582E" w:rsidP="0015582E"/>
                  </w:txbxContent>
                </v:textbox>
                <w10:wrap type="square"/>
              </v:shape>
            </w:pict>
          </mc:Fallback>
        </mc:AlternateContent>
      </w:r>
      <w:r w:rsidRPr="00885145">
        <w:t xml:space="preserve"> </w:t>
      </w:r>
    </w:p>
    <w:p w14:paraId="33D9243C" w14:textId="663808B3" w:rsidR="00F43838" w:rsidRPr="00885145" w:rsidRDefault="00F43838" w:rsidP="00F43838">
      <w:r w:rsidRPr="00885145">
        <w:t>To test whether participants in fact gave graded responses to the intermediate arrays (e.g.</w:t>
      </w:r>
      <w:r>
        <w:t>,</w:t>
      </w:r>
      <w:r w:rsidRPr="00885145">
        <w:t xml:space="preserve"> </w:t>
      </w:r>
      <w:r w:rsidR="00A67C56">
        <w:t>2_5</w:t>
      </w:r>
      <w:r w:rsidRPr="00885145">
        <w:t xml:space="preserve">), we also examined the effects of array type after removing </w:t>
      </w:r>
      <w:r w:rsidR="00BA56C9">
        <w:t>trials</w:t>
      </w:r>
      <w:r w:rsidRPr="00885145">
        <w:t xml:space="preserve"> for which a ‘deterministic’ answer could be given (</w:t>
      </w:r>
      <w:r w:rsidR="00A67C56">
        <w:t>6_1, 1_6</w:t>
      </w:r>
      <w:r w:rsidRPr="00885145">
        <w:t xml:space="preserve">.). </w:t>
      </w:r>
      <w:r w:rsidR="00BA56C9">
        <w:t>The</w:t>
      </w:r>
      <w:r w:rsidRPr="00885145">
        <w:t xml:space="preserve"> effects of array type on both subject and object mention were both still significant (Subject mention: X</w:t>
      </w:r>
      <w:r w:rsidRPr="00885145">
        <w:rPr>
          <w:vertAlign w:val="superscript"/>
        </w:rPr>
        <w:t>2</w:t>
      </w:r>
      <w:r w:rsidRPr="00885145">
        <w:t xml:space="preserve"> = 6.17, df= 8, p&lt;0.05; Object mention: X</w:t>
      </w:r>
      <w:r w:rsidRPr="00885145">
        <w:rPr>
          <w:vertAlign w:val="superscript"/>
        </w:rPr>
        <w:t>2</w:t>
      </w:r>
      <w:r w:rsidRPr="00885145">
        <w:t xml:space="preserve"> = 4.6, df= 8, p&lt;0.05). </w:t>
      </w:r>
    </w:p>
    <w:p w14:paraId="2C4FEF29" w14:textId="7727F7C5" w:rsidR="00F43838" w:rsidRPr="00132CE5" w:rsidRDefault="00F43838" w:rsidP="00F43838">
      <w:pPr>
        <w:rPr>
          <w:b/>
        </w:rPr>
      </w:pPr>
      <w:r w:rsidRPr="00132CE5">
        <w:rPr>
          <w:b/>
        </w:rPr>
        <w:t>Model Comparison</w:t>
      </w:r>
      <w:r>
        <w:rPr>
          <w:b/>
        </w:rPr>
        <w:t>s</w:t>
      </w:r>
    </w:p>
    <w:p w14:paraId="1196B7D0" w14:textId="238A9F88" w:rsidR="00F43838" w:rsidRDefault="00F43838" w:rsidP="00F43838">
      <w:r>
        <w:t>To evaluate how human performance might reflect pragmatic choices, we compare</w:t>
      </w:r>
      <w:r w:rsidR="0089021D">
        <w:t>d</w:t>
      </w:r>
      <w:r>
        <w:t xml:space="preserve"> four possible computational models. First, we consider</w:t>
      </w:r>
      <w:r w:rsidR="0089021D">
        <w:t>ed</w:t>
      </w:r>
      <w:r>
        <w:t xml:space="preserve"> a non-graded pragmatic account where participants </w:t>
      </w:r>
      <w:r w:rsidR="00BA56C9">
        <w:t xml:space="preserve">check </w:t>
      </w:r>
      <w:r>
        <w:t>whether any of them fully identify the target event</w:t>
      </w:r>
      <w:r w:rsidR="00887BE5">
        <w:t xml:space="preserve"> in context</w:t>
      </w:r>
      <w:r>
        <w:t xml:space="preserve">, </w:t>
      </w:r>
      <w:r w:rsidR="001410D0">
        <w:t xml:space="preserve">or not. </w:t>
      </w:r>
      <w:r>
        <w:t xml:space="preserve"> Second, </w:t>
      </w:r>
      <w:r w:rsidRPr="00885145">
        <w:t xml:space="preserve">we adapted the </w:t>
      </w:r>
      <w:r>
        <w:t xml:space="preserve">RSA </w:t>
      </w:r>
      <w:r w:rsidRPr="00885145">
        <w:t xml:space="preserve">model elaborated in Frank &amp; Goodman (2012) to account for referents and context sets consisting of events rather than objects. </w:t>
      </w:r>
      <w:r>
        <w:t>Finally, we consider</w:t>
      </w:r>
      <w:r w:rsidR="00B37973">
        <w:t>ed</w:t>
      </w:r>
      <w:r>
        <w:t xml:space="preserve"> two models that </w:t>
      </w:r>
      <w:r w:rsidR="00BA56C9">
        <w:t>reflect the</w:t>
      </w:r>
      <w:r>
        <w:t xml:space="preserve"> base rates </w:t>
      </w:r>
      <w:r w:rsidR="001410D0">
        <w:t>of</w:t>
      </w:r>
      <w:r>
        <w:t xml:space="preserve"> subjects, verbs, and objects, one with no pragmatic sensitivity and </w:t>
      </w:r>
      <w:r w:rsidR="001410D0">
        <w:t>an</w:t>
      </w:r>
      <w:r>
        <w:t xml:space="preserve"> RSA model </w:t>
      </w:r>
      <w:r w:rsidR="001410D0">
        <w:t>with</w:t>
      </w:r>
      <w:r>
        <w:t xml:space="preserve"> differing prior preferences </w:t>
      </w:r>
      <w:r w:rsidR="001410D0">
        <w:t xml:space="preserve">for </w:t>
      </w:r>
      <w:r>
        <w:t>word types.</w:t>
      </w:r>
      <w:r w:rsidRPr="00885145">
        <w:t xml:space="preserve"> </w:t>
      </w:r>
      <w:r w:rsidR="003B09A7">
        <w:t>In all models, the</w:t>
      </w:r>
      <w:r w:rsidRPr="00885145">
        <w:t xml:space="preserve"> </w:t>
      </w:r>
      <w:r w:rsidR="005F5EEA">
        <w:t xml:space="preserve">shared </w:t>
      </w:r>
      <w:r w:rsidRPr="00885145">
        <w:t xml:space="preserve">context </w:t>
      </w:r>
      <w:r w:rsidR="005F5EEA">
        <w:t>is</w:t>
      </w:r>
      <w:r w:rsidRPr="00885145">
        <w:t xml:space="preserve"> the set of possible events that might o</w:t>
      </w:r>
      <w:r w:rsidR="00595A9A">
        <w:t xml:space="preserve">ccur given the set of agents and </w:t>
      </w:r>
      <w:r w:rsidRPr="00885145">
        <w:t>patients</w:t>
      </w:r>
      <w:r w:rsidR="001E3F64">
        <w:t xml:space="preserve">, and </w:t>
      </w:r>
      <w:r w:rsidR="00595A9A">
        <w:t xml:space="preserve">plausible </w:t>
      </w:r>
      <w:r w:rsidR="001E3F64">
        <w:t>verbs</w:t>
      </w:r>
      <w:r w:rsidR="003B09A7">
        <w:t xml:space="preserve"> (We assume </w:t>
      </w:r>
      <w:r w:rsidR="003B09A7" w:rsidRPr="00885145">
        <w:t xml:space="preserve">the prior probability of </w:t>
      </w:r>
      <w:r w:rsidR="003B09A7">
        <w:t>picking</w:t>
      </w:r>
      <w:r w:rsidR="003B09A7" w:rsidRPr="00885145">
        <w:t xml:space="preserve"> any particular event </w:t>
      </w:r>
      <w:r w:rsidR="003B09A7" w:rsidRPr="00885145">
        <w:rPr>
          <w:i/>
        </w:rPr>
        <w:t>e</w:t>
      </w:r>
      <w:r w:rsidR="003B09A7" w:rsidRPr="00885145">
        <w:t xml:space="preserve"> in </w:t>
      </w:r>
      <w:r w:rsidR="003B09A7" w:rsidRPr="00885145">
        <w:rPr>
          <w:i/>
        </w:rPr>
        <w:t>E</w:t>
      </w:r>
      <w:r w:rsidR="003B09A7">
        <w:t xml:space="preserve"> is uniform)</w:t>
      </w:r>
      <w:r w:rsidRPr="00885145">
        <w:t xml:space="preserve">.  We assume that each object/person in the scene is classified unambiguously </w:t>
      </w:r>
      <w:r w:rsidR="00595A9A">
        <w:t>as an agent or patient (</w:t>
      </w:r>
      <w:r w:rsidRPr="00885145">
        <w:t xml:space="preserve">wrong in general, but plausible </w:t>
      </w:r>
      <w:r w:rsidR="00595A9A">
        <w:t>in our experimental context). For the verbs, we</w:t>
      </w:r>
      <w:r w:rsidRPr="00885145">
        <w:t xml:space="preserve"> assume that participants are considering some set of possible interactions between the agents and patients (e.g.</w:t>
      </w:r>
      <w:r>
        <w:t>,</w:t>
      </w:r>
      <w:r w:rsidRPr="00885145">
        <w:t xml:space="preserve"> </w:t>
      </w:r>
      <w:r w:rsidR="00BA56C9">
        <w:t>petting, feeding</w:t>
      </w:r>
      <w:r w:rsidRPr="00885145">
        <w:t xml:space="preserve">) that both they and the listener have in mind. In principle, the notion of ‘possible verb set’ could be estimated empirically by asking naïve participants to list possible actions between the agent-patient stimuli sets directly. </w:t>
      </w:r>
      <w:r>
        <w:t>Here, we</w:t>
      </w:r>
      <w:r w:rsidRPr="00885145">
        <w:t xml:space="preserve"> </w:t>
      </w:r>
      <w:r>
        <w:t xml:space="preserve">assume </w:t>
      </w:r>
      <w:r w:rsidR="00595A9A">
        <w:t>the</w:t>
      </w:r>
      <w:r>
        <w:t xml:space="preserve"> set</w:t>
      </w:r>
      <w:r w:rsidRPr="00885145">
        <w:t xml:space="preserve"> is relatively small and does not vary with the numbe</w:t>
      </w:r>
      <w:r w:rsidR="00595A9A">
        <w:t>r of agents and patients</w:t>
      </w:r>
      <w:r>
        <w:rPr>
          <w:rStyle w:val="FootnoteReference"/>
        </w:rPr>
        <w:footnoteReference w:id="1"/>
      </w:r>
      <w:r w:rsidRPr="00885145">
        <w:t xml:space="preserve"> Thus, the shared event context</w:t>
      </w:r>
      <w:r>
        <w:t xml:space="preserve"> E</w:t>
      </w:r>
      <w:r w:rsidRPr="00885145">
        <w:t xml:space="preserve"> </w:t>
      </w:r>
      <w:r w:rsidR="003B09A7">
        <w:t>is</w:t>
      </w:r>
    </w:p>
    <w:p w14:paraId="5E1657B7" w14:textId="77777777" w:rsidR="00F43838" w:rsidRPr="00CE36B0" w:rsidRDefault="00F43838" w:rsidP="00F43838">
      <w:pPr>
        <w:rPr>
          <w:sz w:val="24"/>
          <w:szCs w:val="24"/>
        </w:rPr>
      </w:pPr>
      <w:r>
        <w:t>(5)</w:t>
      </w:r>
    </w:p>
    <w:p w14:paraId="1A2FE751" w14:textId="77777777" w:rsidR="00F43838" w:rsidRPr="00CE36B0" w:rsidRDefault="00F43838" w:rsidP="00F43838">
      <w:pPr>
        <w:rPr>
          <w:sz w:val="24"/>
          <w:szCs w:val="24"/>
        </w:rPr>
      </w:pPr>
      <m:oMathPara>
        <m:oMath>
          <m:r>
            <w:rPr>
              <w:rFonts w:ascii="Cambria Math" w:hAnsi="Cambria Math"/>
              <w:sz w:val="24"/>
              <w:szCs w:val="24"/>
            </w:rPr>
            <m:t>E=</m:t>
          </m:r>
          <m:d>
            <m:dPr>
              <m:begChr m:val="|"/>
              <m:endChr m:val="|"/>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P</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V</m:t>
              </m:r>
            </m:e>
          </m:d>
        </m:oMath>
      </m:oMathPara>
    </w:p>
    <w:p w14:paraId="3AC9CE1E" w14:textId="77777777" w:rsidR="00F43838" w:rsidRPr="00CE36B0" w:rsidRDefault="00F43838" w:rsidP="00F43838">
      <w:pPr>
        <w:rPr>
          <w:sz w:val="24"/>
          <w:szCs w:val="24"/>
        </w:rPr>
      </w:pPr>
      <m:oMathPara>
        <m:oMath>
          <m:r>
            <w:rPr>
              <w:rFonts w:ascii="Cambria Math" w:hAnsi="Cambria Math"/>
              <w:sz w:val="24"/>
              <w:szCs w:val="24"/>
            </w:rPr>
            <m:t>A=</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d>
        </m:oMath>
      </m:oMathPara>
    </w:p>
    <w:p w14:paraId="6AF51782" w14:textId="77777777" w:rsidR="00F43838" w:rsidRPr="00CE36B0" w:rsidRDefault="00F43838" w:rsidP="00F43838">
      <w:pPr>
        <w:rPr>
          <w:sz w:val="24"/>
          <w:szCs w:val="24"/>
        </w:rPr>
      </w:pPr>
      <m:oMathPara>
        <m:oMath>
          <m:r>
            <w:rPr>
              <w:rFonts w:ascii="Cambria Math" w:hAnsi="Cambria Math"/>
              <w:sz w:val="24"/>
              <w:szCs w:val="24"/>
            </w:rPr>
            <m:t>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j</m:t>
              </m:r>
            </m:sub>
          </m:sSub>
          <m:r>
            <w:rPr>
              <w:rFonts w:ascii="Cambria Math" w:hAnsi="Cambria Math"/>
              <w:sz w:val="24"/>
              <w:szCs w:val="24"/>
            </w:rPr>
            <m:t>}</m:t>
          </m:r>
        </m:oMath>
      </m:oMathPara>
    </w:p>
    <w:p w14:paraId="5793C26C" w14:textId="77777777" w:rsidR="00F43838" w:rsidRPr="00CE36B0" w:rsidRDefault="00F43838" w:rsidP="00F43838">
      <w:pPr>
        <w:rPr>
          <w:sz w:val="24"/>
          <w:szCs w:val="24"/>
        </w:rPr>
      </w:pPr>
      <m:oMathPara>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m:oMathPara>
    </w:p>
    <w:p w14:paraId="07FDEFC0" w14:textId="3EF491F0" w:rsidR="00F43838" w:rsidRDefault="00F43838" w:rsidP="00F43838">
      <w:r>
        <w:t>Next, we consider a set of possible descriptions (</w:t>
      </w:r>
      <w:r w:rsidRPr="001D3482">
        <w:rPr>
          <w:i/>
        </w:rPr>
        <w:t>d</w:t>
      </w:r>
      <w:r>
        <w:t xml:space="preserve">) that could be used </w:t>
      </w:r>
      <w:r w:rsidR="005F5EEA">
        <w:t>for</w:t>
      </w:r>
      <w:r>
        <w:t xml:space="preserve"> some target event </w:t>
      </w:r>
      <w:r w:rsidRPr="00A060BA">
        <w:rPr>
          <w:i/>
        </w:rPr>
        <w:t>e</w:t>
      </w:r>
      <w:r>
        <w:t>. Each of these d</w:t>
      </w:r>
      <w:r w:rsidR="003B09A7">
        <w:t>escriptions might also apply to</w:t>
      </w:r>
      <w:r>
        <w:t xml:space="preserve"> ot</w:t>
      </w:r>
      <w:r w:rsidR="003B09A7">
        <w:t xml:space="preserve">her events in the possible set; </w:t>
      </w:r>
      <w:r w:rsidR="003914AA">
        <w:t>t</w:t>
      </w:r>
      <w:r>
        <w:t xml:space="preserve">he number of events some description </w:t>
      </w:r>
      <w:r>
        <w:rPr>
          <w:i/>
        </w:rPr>
        <w:t xml:space="preserve">d </w:t>
      </w:r>
      <w:r>
        <w:t>can refer to is notated as |</w:t>
      </w:r>
      <w:r w:rsidRPr="00A060BA">
        <w:rPr>
          <w:i/>
        </w:rPr>
        <w:t>d</w:t>
      </w:r>
      <w:r w:rsidR="003B09A7">
        <w:t>|</w:t>
      </w:r>
      <w:r w:rsidR="00884D3B">
        <w:t>.</w:t>
      </w:r>
      <w:r w:rsidRPr="00885145">
        <w:t xml:space="preserve"> We assume that a single unambiguous word refers to each member of the agent-patient-verb triple</w:t>
      </w:r>
      <w:r w:rsidR="003B09A7">
        <w:t>, and that</w:t>
      </w:r>
      <w:r w:rsidRPr="00885145">
        <w:t xml:space="preserve"> that both speakers and listeners know that only two-word utterances will be considered. For single-word descriptions</w:t>
      </w:r>
      <w:r>
        <w:t>, |</w:t>
      </w:r>
      <w:r w:rsidRPr="001D3482">
        <w:rPr>
          <w:i/>
        </w:rPr>
        <w:t>d</w:t>
      </w:r>
      <w:r>
        <w:t xml:space="preserve">| can </w:t>
      </w:r>
      <w:r w:rsidR="003B09A7">
        <w:t xml:space="preserve">thus be defined easily: the word </w:t>
      </w:r>
      <w:r w:rsidRPr="00885145">
        <w:t xml:space="preserve">referring to the agent of </w:t>
      </w:r>
      <w:r w:rsidRPr="00885145">
        <w:rPr>
          <w:i/>
        </w:rPr>
        <w:t>e</w:t>
      </w:r>
      <w:r w:rsidR="003B09A7">
        <w:rPr>
          <w:i/>
        </w:rPr>
        <w:t xml:space="preserve"> </w:t>
      </w:r>
      <w:r>
        <w:t>can</w:t>
      </w:r>
      <w:r w:rsidRPr="00885145">
        <w:t xml:space="preserve"> refer to any of the </w:t>
      </w:r>
      <w:r w:rsidRPr="00885145">
        <w:rPr>
          <w:i/>
        </w:rPr>
        <w:t>j * k</w:t>
      </w:r>
      <w:r w:rsidRPr="00885145">
        <w:t xml:space="preserve"> pairings </w:t>
      </w:r>
      <w:r w:rsidR="003B09A7">
        <w:t>of patients and verbs in E that</w:t>
      </w:r>
      <w:r>
        <w:t xml:space="preserve"> include the agent</w:t>
      </w:r>
      <w:r w:rsidRPr="00885145">
        <w:t xml:space="preserve">.  </w:t>
      </w:r>
      <w:r w:rsidR="002D53AB">
        <w:t>Under</w:t>
      </w:r>
      <w:r>
        <w:t xml:space="preserve"> alternate generative models, we</w:t>
      </w:r>
      <w:r w:rsidR="002D53AB">
        <w:t xml:space="preserve"> can</w:t>
      </w:r>
      <w:r>
        <w:t xml:space="preserve"> </w:t>
      </w:r>
      <w:r w:rsidR="003B09A7">
        <w:t xml:space="preserve">thus </w:t>
      </w:r>
      <w:r>
        <w:t>calculate the probability of a single word description</w:t>
      </w:r>
      <m:oMath>
        <m:r>
          <w:rPr>
            <w:rFonts w:ascii="Cambria Math" w:hAnsi="Cambria Math"/>
          </w:rPr>
          <m:t>,</m:t>
        </m:r>
        <m:r>
          <w:rPr>
            <w:rFonts w:ascii="Cambria Math" w:hAnsi="Cambria Math"/>
            <w:noProof/>
            <w:sz w:val="24"/>
            <w:szCs w:val="24"/>
          </w:rPr>
          <m:t xml:space="preserve"> p</m:t>
        </m:r>
        <m:d>
          <m:dPr>
            <m:ctrlPr>
              <w:rPr>
                <w:rFonts w:ascii="Cambria Math" w:hAnsi="Cambria Math"/>
                <w:i/>
                <w:noProof/>
                <w:sz w:val="24"/>
                <w:szCs w:val="24"/>
              </w:rPr>
            </m:ctrlPr>
          </m:dPr>
          <m:e>
            <m:r>
              <w:rPr>
                <w:rFonts w:ascii="Cambria Math" w:hAnsi="Cambria Math"/>
                <w:noProof/>
                <w:sz w:val="24"/>
                <w:szCs w:val="24"/>
              </w:rPr>
              <m:t>d=</m:t>
            </m:r>
            <m:r>
              <m:rPr>
                <m:sty m:val="bi"/>
              </m:rPr>
              <w:rPr>
                <w:rFonts w:ascii="Cambria Math" w:hAnsi="Cambria Math"/>
                <w:noProof/>
                <w:sz w:val="24"/>
                <w:szCs w:val="24"/>
              </w:rPr>
              <m:t>A</m:t>
            </m:r>
          </m:e>
          <m:e>
            <m:r>
              <w:rPr>
                <w:rFonts w:ascii="Cambria Math" w:hAnsi="Cambria Math"/>
                <w:noProof/>
                <w:sz w:val="24"/>
                <w:szCs w:val="24"/>
              </w:rPr>
              <m:t>e,E</m:t>
            </m:r>
          </m:e>
        </m:d>
      </m:oMath>
      <w:r w:rsidR="003B09A7">
        <w:rPr>
          <w:sz w:val="24"/>
          <w:szCs w:val="24"/>
        </w:rPr>
        <w:t>, which we will simplify as p(A).</w:t>
      </w:r>
      <w:r w:rsidR="003B09A7">
        <w:t xml:space="preserve"> </w:t>
      </w:r>
      <w:r w:rsidR="002D53AB">
        <w:rPr>
          <w:noProof/>
        </w:rPr>
        <w:t>For two-word utterances,</w:t>
      </w:r>
      <w:r>
        <w:rPr>
          <w:noProof/>
        </w:rPr>
        <w:t xml:space="preserve"> </w:t>
      </w:r>
      <w:r>
        <w:t>words</w:t>
      </w:r>
      <w:r w:rsidRPr="00885145">
        <w:t xml:space="preserve"> are </w:t>
      </w:r>
      <w:r w:rsidRPr="00885145">
        <w:rPr>
          <w:i/>
        </w:rPr>
        <w:t>not</w:t>
      </w:r>
      <w:r w:rsidR="002D53AB">
        <w:t xml:space="preserve"> chosen independently (</w:t>
      </w:r>
      <w:r>
        <w:t xml:space="preserve">we assume </w:t>
      </w:r>
      <w:r w:rsidRPr="00885145">
        <w:t xml:space="preserve">the speaker </w:t>
      </w:r>
      <w:r w:rsidR="002D53AB">
        <w:t xml:space="preserve">won’t say the same word twice); thus for instance the probability of </w:t>
      </w:r>
      <w:r w:rsidR="003B09A7">
        <w:t xml:space="preserve">(unordered) </w:t>
      </w:r>
      <w:r w:rsidR="003B09A7" w:rsidRPr="003B09A7">
        <w:rPr>
          <w:b/>
        </w:rPr>
        <w:t>AV</w:t>
      </w:r>
      <w:r w:rsidR="003B09A7">
        <w:t xml:space="preserve"> </w:t>
      </w:r>
      <w:r w:rsidRPr="00885145">
        <w:t>can be calculated as below</w:t>
      </w:r>
      <w:r>
        <w:t>:</w:t>
      </w:r>
    </w:p>
    <w:p w14:paraId="33E35BF6" w14:textId="29249217" w:rsidR="00F43838" w:rsidRDefault="003605DC" w:rsidP="00F43838">
      <w:r>
        <w:t>(7)</w:t>
      </w:r>
    </w:p>
    <w:p w14:paraId="344BC396" w14:textId="77777777" w:rsidR="00F43838" w:rsidRDefault="00F43838" w:rsidP="00F43838">
      <w:pPr>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AV</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V</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*p(P)</m:t>
              </m:r>
            </m:den>
          </m:f>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A</m:t>
                  </m:r>
                </m:e>
              </m:d>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*p(P)</m:t>
              </m:r>
            </m:den>
          </m:f>
        </m:oMath>
      </m:oMathPara>
    </w:p>
    <w:p w14:paraId="599B1573" w14:textId="42E0A335" w:rsidR="00F43838" w:rsidRDefault="00F43838" w:rsidP="00F43838">
      <w:pPr>
        <w:rPr>
          <w:noProof/>
        </w:rPr>
      </w:pPr>
      <w:r>
        <w:rPr>
          <w:noProof/>
        </w:rPr>
        <w:t>With these common assumptions, we next describe how single word description probabilites are generated, and then graphically display and evaluate the resulting predictions</w:t>
      </w:r>
      <w:r w:rsidR="003B09A7">
        <w:rPr>
          <w:noProof/>
        </w:rPr>
        <w:t>.</w:t>
      </w:r>
    </w:p>
    <w:p w14:paraId="2D92D351" w14:textId="74EA78C4" w:rsidR="00F43838" w:rsidRDefault="00F43838" w:rsidP="00F43838">
      <w:r w:rsidRPr="000D4C03">
        <w:rPr>
          <w:b/>
          <w:noProof/>
        </w:rPr>
        <w:t>Pragmatic ‘succeed/fail’ heuristic</w:t>
      </w:r>
      <w:r>
        <w:rPr>
          <w:noProof/>
        </w:rPr>
        <w:t xml:space="preserve">: </w:t>
      </w:r>
      <w:r w:rsidR="003B09A7">
        <w:rPr>
          <w:noProof/>
        </w:rPr>
        <w:t>Many</w:t>
      </w:r>
      <w:r>
        <w:rPr>
          <w:noProof/>
        </w:rPr>
        <w:t xml:space="preserve"> com</w:t>
      </w:r>
      <w:r w:rsidR="007A47A8">
        <w:rPr>
          <w:noProof/>
        </w:rPr>
        <w:t>mon-ground type experiments (e.g.</w:t>
      </w:r>
      <w:r>
        <w:rPr>
          <w:noProof/>
        </w:rPr>
        <w:t xml:space="preserve"> </w:t>
      </w:r>
      <w:r w:rsidR="007A47A8">
        <w:rPr>
          <w:noProof/>
        </w:rPr>
        <w:t>Sedivy 1999</w:t>
      </w:r>
      <w:r w:rsidR="003B09A7">
        <w:rPr>
          <w:noProof/>
        </w:rPr>
        <w:t>) tacitly assume that</w:t>
      </w:r>
      <w:r>
        <w:rPr>
          <w:noProof/>
        </w:rPr>
        <w:t xml:space="preserve"> an utterance is pragmatically helpful if and only if it uniquely identifies the target referent. </w:t>
      </w:r>
      <w:r w:rsidR="00195F4C">
        <w:t xml:space="preserve">We assume </w:t>
      </w:r>
      <w:r>
        <w:t xml:space="preserve">the verb </w:t>
      </w:r>
      <w:r w:rsidR="003B09A7">
        <w:t xml:space="preserve">is always mentioned since it is not depicted in </w:t>
      </w:r>
      <w:r>
        <w:t>the context, meaning that the possible utterances are (unordered)</w:t>
      </w:r>
      <w:r w:rsidR="003B09A7">
        <w:t xml:space="preserve"> </w:t>
      </w:r>
      <w:r w:rsidR="003B09A7" w:rsidRPr="003B09A7">
        <w:rPr>
          <w:b/>
        </w:rPr>
        <w:t>AV</w:t>
      </w:r>
      <w:r w:rsidR="003B09A7">
        <w:t xml:space="preserve"> or </w:t>
      </w:r>
      <w:r w:rsidR="003B09A7" w:rsidRPr="003B09A7">
        <w:rPr>
          <w:b/>
        </w:rPr>
        <w:t>VP</w:t>
      </w:r>
      <w:r>
        <w:t>. The probability of each utterance is thus given by:</w:t>
      </w:r>
    </w:p>
    <w:p w14:paraId="7B054B8D" w14:textId="15306034" w:rsidR="003605DC" w:rsidRDefault="003605DC" w:rsidP="00F43838">
      <w:r>
        <w:t>(8)</w:t>
      </w:r>
    </w:p>
    <w:p w14:paraId="74C18B89" w14:textId="77777777" w:rsidR="00F43838" w:rsidRPr="00746EB8" w:rsidRDefault="00F43838" w:rsidP="00F43838">
      <m:oMathPara>
        <m:oMath>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e,E</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if </m:t>
                        </m:r>
                        <m:d>
                          <m:dPr>
                            <m:begChr m:val="|"/>
                            <m:endChr m:val="|"/>
                            <m:ctrlPr>
                              <w:rPr>
                                <w:rFonts w:ascii="Cambria Math" w:hAnsi="Cambria Math"/>
                                <w:i/>
                              </w:rPr>
                            </m:ctrlPr>
                          </m:dPr>
                          <m:e>
                            <m:r>
                              <w:rPr>
                                <w:rFonts w:ascii="Cambria Math" w:hAnsi="Cambria Math"/>
                              </w:rPr>
                              <m:t>d</m:t>
                            </m:r>
                          </m:e>
                        </m:d>
                        <m:r>
                          <w:rPr>
                            <w:rFonts w:ascii="Cambria Math" w:hAnsi="Cambria Math"/>
                          </w:rPr>
                          <m:t>=1</m:t>
                        </m:r>
                      </m:e>
                    </m:mr>
                    <m:mr>
                      <m:e>
                        <m:r>
                          <w:rPr>
                            <w:rFonts w:ascii="Cambria Math" w:hAnsi="Cambria Math"/>
                          </w:rPr>
                          <m:t xml:space="preserve">ε if </m:t>
                        </m:r>
                        <m:d>
                          <m:dPr>
                            <m:begChr m:val="|"/>
                            <m:endChr m:val="|"/>
                            <m:ctrlPr>
                              <w:rPr>
                                <w:rFonts w:ascii="Cambria Math" w:hAnsi="Cambria Math"/>
                                <w:i/>
                              </w:rPr>
                            </m:ctrlPr>
                          </m:dPr>
                          <m:e>
                            <m:r>
                              <w:rPr>
                                <w:rFonts w:ascii="Cambria Math" w:hAnsi="Cambria Math"/>
                              </w:rPr>
                              <m:t>d</m:t>
                            </m:r>
                          </m:e>
                        </m:d>
                        <m:r>
                          <w:rPr>
                            <w:rFonts w:ascii="Cambria Math" w:hAnsi="Cambria Math"/>
                          </w:rPr>
                          <m:t>&gt;1</m:t>
                        </m:r>
                      </m:e>
                    </m:mr>
                  </m:m>
                </m:e>
              </m:d>
            </m:num>
            <m:den>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D</m:t>
                  </m:r>
                </m:sub>
                <m:sup/>
                <m:e>
                  <m:r>
                    <w:rPr>
                      <w:rFonts w:ascii="Cambria Math" w:hAnsi="Cambria Math"/>
                    </w:rPr>
                    <m:t>p(d')</m:t>
                  </m:r>
                </m:e>
              </m:nary>
            </m:den>
          </m:f>
        </m:oMath>
      </m:oMathPara>
    </w:p>
    <w:p w14:paraId="4013010E" w14:textId="30962FEB" w:rsidR="00F43838" w:rsidRDefault="00F43838" w:rsidP="00F43838">
      <w:r>
        <w:t>Thus, if there is a single informative choice, the mod</w:t>
      </w:r>
      <w:r w:rsidR="00E73A4E">
        <w:t xml:space="preserve">el will select it approximately </w:t>
      </w:r>
      <w:r>
        <w:t>deterministically,</w:t>
      </w:r>
    </w:p>
    <w:p w14:paraId="7BE767A7" w14:textId="77807DC8" w:rsidR="003605DC" w:rsidRDefault="003605DC" w:rsidP="00F43838">
      <w:r>
        <w:t>(9)</w:t>
      </w:r>
    </w:p>
    <w:p w14:paraId="341C3A59" w14:textId="7F274FD9" w:rsidR="00F43838" w:rsidRDefault="00F43838" w:rsidP="00F43838">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informative</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1+ε</m:t>
              </m:r>
            </m:den>
          </m:f>
          <m:r>
            <w:rPr>
              <w:rFonts w:ascii="Cambria Math" w:hAnsi="Cambria Math"/>
            </w:rPr>
            <m:t>≅1</m:t>
          </m:r>
        </m:oMath>
      </m:oMathPara>
    </w:p>
    <w:p w14:paraId="64FD2E64" w14:textId="0CB91860" w:rsidR="00CF2BB2" w:rsidRDefault="00F43838" w:rsidP="00F43838">
      <w:r>
        <w:t xml:space="preserve">but if neither utterance is fully informative (or if both are), </w:t>
      </w:r>
      <w:r w:rsidR="00162C7B">
        <w:t>the two utterances</w:t>
      </w:r>
      <w:r>
        <w:t xml:space="preserve"> will be produced at chance,</w:t>
      </w:r>
    </w:p>
    <w:p w14:paraId="17665546" w14:textId="1B63AEFC" w:rsidR="003605DC" w:rsidRDefault="003605DC" w:rsidP="00F43838">
      <w:r>
        <w:t>(10)</w:t>
      </w:r>
    </w:p>
    <w:p w14:paraId="5AAD2672" w14:textId="33E8D1B9" w:rsidR="00F43838" w:rsidRDefault="00F43838" w:rsidP="00F43838">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uninformative</m:t>
                  </m:r>
                </m:sub>
              </m:sSub>
            </m:e>
          </m:d>
          <m:r>
            <w:rPr>
              <w:rFonts w:ascii="Cambria Math" w:hAnsi="Cambria Math"/>
            </w:rPr>
            <m:t xml:space="preserve">= </m:t>
          </m:r>
          <m:f>
            <m:fPr>
              <m:ctrlPr>
                <w:rPr>
                  <w:rFonts w:ascii="Cambria Math" w:hAnsi="Cambria Math"/>
                  <w:i/>
                </w:rPr>
              </m:ctrlPr>
            </m:fPr>
            <m:num>
              <m:r>
                <w:rPr>
                  <w:rFonts w:ascii="Cambria Math" w:hAnsi="Cambria Math"/>
                </w:rPr>
                <m:t>ε</m:t>
              </m:r>
            </m:num>
            <m:den>
              <m:r>
                <w:rPr>
                  <w:rFonts w:ascii="Cambria Math" w:hAnsi="Cambria Math"/>
                </w:rPr>
                <m:t>ε+ε</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FA8B8D5" w14:textId="117DA09F" w:rsidR="00F43838" w:rsidRDefault="00F43838" w:rsidP="00F43838">
      <w:pPr>
        <w:rPr>
          <w:noProof/>
        </w:rPr>
      </w:pPr>
      <w:r w:rsidRPr="00A060BA">
        <w:rPr>
          <w:b/>
        </w:rPr>
        <w:t>Rational speaker</w:t>
      </w:r>
      <w:r>
        <w:t xml:space="preserve">: </w:t>
      </w:r>
      <w:r w:rsidR="00E73A4E">
        <w:t>We</w:t>
      </w:r>
      <w:r w:rsidR="00162C7B">
        <w:t xml:space="preserve"> </w:t>
      </w:r>
      <w:r w:rsidR="00162C7B" w:rsidRPr="00885145">
        <w:t xml:space="preserve">implement Frank &amp; Goodman’s </w:t>
      </w:r>
      <w:r w:rsidR="00162C7B">
        <w:t>RSA</w:t>
      </w:r>
      <w:r w:rsidR="00162C7B" w:rsidRPr="00885145">
        <w:t xml:space="preserve"> model, which states that a description </w:t>
      </w:r>
      <w:r w:rsidR="00162C7B" w:rsidRPr="00885145">
        <w:rPr>
          <w:i/>
        </w:rPr>
        <w:t>d</w:t>
      </w:r>
      <w:r w:rsidR="00162C7B" w:rsidRPr="00885145">
        <w:t xml:space="preserve"> will be chosen in </w:t>
      </w:r>
      <w:r w:rsidR="00162C7B" w:rsidRPr="001D3482">
        <w:t>inverse proportion</w:t>
      </w:r>
      <w:r w:rsidR="00162C7B" w:rsidRPr="00885145">
        <w:t xml:space="preserve"> to how many events that description can apply to</w:t>
      </w:r>
      <w:r w:rsidR="008676F0">
        <w:t>:</w:t>
      </w:r>
    </w:p>
    <w:p w14:paraId="3C6830D9" w14:textId="0426CCBA" w:rsidR="003605DC" w:rsidRDefault="003605DC" w:rsidP="00F43838">
      <w:pPr>
        <w:rPr>
          <w:noProof/>
        </w:rPr>
      </w:pPr>
      <w:r>
        <w:rPr>
          <w:noProof/>
        </w:rPr>
        <w:t>(11)</w:t>
      </w:r>
    </w:p>
    <w:p w14:paraId="46C79FEA" w14:textId="77777777" w:rsidR="00F43838" w:rsidRDefault="00F43838" w:rsidP="00F43838">
      <w:pPr>
        <w:rPr>
          <w:noProof/>
        </w:rPr>
      </w:pPr>
      <m:oMathPara>
        <m:oMath>
          <m:r>
            <w:rPr>
              <w:rFonts w:ascii="Cambria Math" w:hAnsi="Cambria Math"/>
              <w:noProof/>
              <w:sz w:val="24"/>
              <w:szCs w:val="24"/>
            </w:rPr>
            <m:t>p</m:t>
          </m:r>
          <m:d>
            <m:dPr>
              <m:ctrlPr>
                <w:rPr>
                  <w:rFonts w:ascii="Cambria Math" w:hAnsi="Cambria Math"/>
                  <w:i/>
                  <w:noProof/>
                  <w:sz w:val="24"/>
                  <w:szCs w:val="24"/>
                </w:rPr>
              </m:ctrlPr>
            </m:dPr>
            <m:e>
              <m:r>
                <w:rPr>
                  <w:rFonts w:ascii="Cambria Math" w:hAnsi="Cambria Math"/>
                  <w:noProof/>
                  <w:sz w:val="24"/>
                  <w:szCs w:val="24"/>
                </w:rPr>
                <m:t>d</m:t>
              </m:r>
            </m:e>
            <m:e>
              <m:r>
                <w:rPr>
                  <w:rFonts w:ascii="Cambria Math" w:hAnsi="Cambria Math"/>
                  <w:noProof/>
                  <w:sz w:val="24"/>
                  <w:szCs w:val="24"/>
                </w:rPr>
                <m:t>e,E</m:t>
              </m:r>
            </m:e>
          </m:d>
          <m:r>
            <w:rPr>
              <w:rFonts w:ascii="Cambria Math" w:hAnsi="Cambria Math"/>
              <w:noProof/>
              <w:sz w:val="24"/>
              <w:szCs w:val="24"/>
            </w:rPr>
            <m:t>=</m:t>
          </m:r>
          <m:f>
            <m:fPr>
              <m:ctrlPr>
                <w:rPr>
                  <w:rFonts w:ascii="Cambria Math" w:hAnsi="Cambria Math"/>
                  <w:i/>
                  <w:noProof/>
                  <w:sz w:val="24"/>
                  <w:szCs w:val="24"/>
                </w:rPr>
              </m:ctrlPr>
            </m:fPr>
            <m:num>
              <m:sSup>
                <m:sSupPr>
                  <m:ctrlPr>
                    <w:rPr>
                      <w:rFonts w:ascii="Cambria Math" w:hAnsi="Cambria Math"/>
                      <w:i/>
                      <w:noProof/>
                      <w:sz w:val="24"/>
                      <w:szCs w:val="24"/>
                    </w:rPr>
                  </m:ctrlPr>
                </m:sSupPr>
                <m:e>
                  <m:d>
                    <m:dPr>
                      <m:begChr m:val="|"/>
                      <m:endChr m:val="|"/>
                      <m:ctrlPr>
                        <w:rPr>
                          <w:rFonts w:ascii="Cambria Math" w:hAnsi="Cambria Math"/>
                          <w:i/>
                          <w:noProof/>
                          <w:sz w:val="24"/>
                          <w:szCs w:val="24"/>
                        </w:rPr>
                      </m:ctrlPr>
                    </m:dPr>
                    <m:e>
                      <m:r>
                        <w:rPr>
                          <w:rFonts w:ascii="Cambria Math" w:hAnsi="Cambria Math"/>
                          <w:noProof/>
                          <w:sz w:val="24"/>
                          <w:szCs w:val="24"/>
                        </w:rPr>
                        <m:t>d</m:t>
                      </m:r>
                    </m:e>
                  </m:d>
                </m:e>
                <m:sup>
                  <m:r>
                    <w:rPr>
                      <w:rFonts w:ascii="Cambria Math" w:hAnsi="Cambria Math"/>
                      <w:noProof/>
                      <w:sz w:val="24"/>
                      <w:szCs w:val="24"/>
                    </w:rPr>
                    <m:t>-1</m:t>
                  </m:r>
                </m:sup>
              </m:sSup>
            </m:num>
            <m:den>
              <m:nary>
                <m:naryPr>
                  <m:chr m:val="∑"/>
                  <m:limLoc m:val="undOvr"/>
                  <m:supHide m:val="1"/>
                  <m:ctrlPr>
                    <w:rPr>
                      <w:rFonts w:ascii="Cambria Math" w:hAnsi="Cambria Math"/>
                      <w:i/>
                      <w:noProof/>
                      <w:sz w:val="24"/>
                      <w:szCs w:val="24"/>
                    </w:rPr>
                  </m:ctrlPr>
                </m:naryPr>
                <m:sub>
                  <m:sSup>
                    <m:sSupPr>
                      <m:ctrlPr>
                        <w:rPr>
                          <w:rFonts w:ascii="Cambria Math" w:hAnsi="Cambria Math"/>
                          <w:i/>
                          <w:noProof/>
                          <w:sz w:val="24"/>
                          <w:szCs w:val="24"/>
                        </w:rPr>
                      </m:ctrlPr>
                    </m:sSupPr>
                    <m:e>
                      <m:r>
                        <w:rPr>
                          <w:rFonts w:ascii="Cambria Math" w:hAnsi="Cambria Math"/>
                          <w:noProof/>
                          <w:sz w:val="24"/>
                          <w:szCs w:val="24"/>
                        </w:rPr>
                        <m:t>d</m:t>
                      </m:r>
                    </m:e>
                    <m:sup>
                      <m:r>
                        <w:rPr>
                          <w:rFonts w:ascii="Cambria Math" w:hAnsi="Cambria Math"/>
                          <w:noProof/>
                          <w:sz w:val="24"/>
                          <w:szCs w:val="24"/>
                        </w:rPr>
                        <m:t>'</m:t>
                      </m:r>
                    </m:sup>
                  </m:sSup>
                  <m:r>
                    <w:rPr>
                      <w:rFonts w:ascii="Cambria Math" w:hAnsi="Cambria Math"/>
                      <w:noProof/>
                      <w:sz w:val="24"/>
                      <w:szCs w:val="24"/>
                    </w:rPr>
                    <m:t>∈D</m:t>
                  </m:r>
                </m:sub>
                <m:sup/>
                <m:e>
                  <m:sSup>
                    <m:sSupPr>
                      <m:ctrlPr>
                        <w:rPr>
                          <w:rFonts w:ascii="Cambria Math" w:hAnsi="Cambria Math"/>
                          <w:i/>
                          <w:noProof/>
                          <w:sz w:val="24"/>
                          <w:szCs w:val="24"/>
                        </w:rPr>
                      </m:ctrlPr>
                    </m:sSupPr>
                    <m:e>
                      <m:d>
                        <m:dPr>
                          <m:begChr m:val="|"/>
                          <m:endChr m:val="|"/>
                          <m:ctrlPr>
                            <w:rPr>
                              <w:rFonts w:ascii="Cambria Math" w:hAnsi="Cambria Math"/>
                              <w:i/>
                              <w:noProof/>
                              <w:sz w:val="24"/>
                              <w:szCs w:val="24"/>
                            </w:rPr>
                          </m:ctrlPr>
                        </m:dPr>
                        <m:e>
                          <m:sSup>
                            <m:sSupPr>
                              <m:ctrlPr>
                                <w:rPr>
                                  <w:rFonts w:ascii="Cambria Math" w:hAnsi="Cambria Math"/>
                                  <w:i/>
                                  <w:noProof/>
                                  <w:sz w:val="24"/>
                                  <w:szCs w:val="24"/>
                                </w:rPr>
                              </m:ctrlPr>
                            </m:sSupPr>
                            <m:e>
                              <m:r>
                                <w:rPr>
                                  <w:rFonts w:ascii="Cambria Math" w:hAnsi="Cambria Math"/>
                                  <w:noProof/>
                                  <w:sz w:val="24"/>
                                  <w:szCs w:val="24"/>
                                </w:rPr>
                                <m:t>d</m:t>
                              </m:r>
                            </m:e>
                            <m:sup>
                              <m:r>
                                <w:rPr>
                                  <w:rFonts w:ascii="Cambria Math" w:hAnsi="Cambria Math"/>
                                  <w:noProof/>
                                  <w:sz w:val="24"/>
                                  <w:szCs w:val="24"/>
                                </w:rPr>
                                <m:t>'</m:t>
                              </m:r>
                            </m:sup>
                          </m:sSup>
                        </m:e>
                      </m:d>
                    </m:e>
                    <m:sup>
                      <m:r>
                        <w:rPr>
                          <w:rFonts w:ascii="Cambria Math" w:hAnsi="Cambria Math"/>
                          <w:noProof/>
                          <w:sz w:val="24"/>
                          <w:szCs w:val="24"/>
                        </w:rPr>
                        <m:t>-1</m:t>
                      </m:r>
                    </m:sup>
                  </m:sSup>
                </m:e>
              </m:nary>
            </m:den>
          </m:f>
        </m:oMath>
      </m:oMathPara>
    </w:p>
    <w:p w14:paraId="734EBA5B" w14:textId="6D2EE000" w:rsidR="00F43838" w:rsidRDefault="00F43838" w:rsidP="00F43838">
      <w:pPr>
        <w:rPr>
          <w:noProof/>
        </w:rPr>
      </w:pPr>
      <w:r w:rsidRPr="00A060BA">
        <w:rPr>
          <w:b/>
          <w:noProof/>
        </w:rPr>
        <w:t>Baseline model</w:t>
      </w:r>
      <w:r>
        <w:rPr>
          <w:noProof/>
        </w:rPr>
        <w:t>: In our dataset, we found an overall difference in the frequency with which subjects, objec</w:t>
      </w:r>
      <w:r w:rsidR="00E73A4E">
        <w:rPr>
          <w:noProof/>
        </w:rPr>
        <w:t>ts, and verbs are produced. We thus consider</w:t>
      </w:r>
      <w:r w:rsidR="00162C7B">
        <w:rPr>
          <w:noProof/>
        </w:rPr>
        <w:t xml:space="preserve"> a</w:t>
      </w:r>
      <w:r>
        <w:rPr>
          <w:noProof/>
        </w:rPr>
        <w:t xml:space="preserve"> model that emits this baserate wi</w:t>
      </w:r>
      <w:r w:rsidR="00BA1269">
        <w:rPr>
          <w:noProof/>
        </w:rPr>
        <w:t>th no pragmatic considerations</w:t>
      </w:r>
      <w:r w:rsidR="008676F0">
        <w:rPr>
          <w:noProof/>
        </w:rPr>
        <w:t xml:space="preserve"> as a comparison</w:t>
      </w:r>
      <w:r>
        <w:rPr>
          <w:noProof/>
        </w:rPr>
        <w:t xml:space="preserve">. </w:t>
      </w:r>
      <w:r w:rsidR="008676F0">
        <w:rPr>
          <w:noProof/>
        </w:rPr>
        <w:t>The</w:t>
      </w:r>
      <w:r>
        <w:rPr>
          <w:noProof/>
        </w:rPr>
        <w:t xml:space="preserve"> probability of each one-word description </w:t>
      </w:r>
      <w:r w:rsidRPr="00BA1269">
        <w:rPr>
          <w:i/>
          <w:noProof/>
        </w:rPr>
        <w:t xml:space="preserve">d </w:t>
      </w:r>
      <w:r>
        <w:rPr>
          <w:noProof/>
        </w:rPr>
        <w:t>is simply the</w:t>
      </w:r>
      <w:r w:rsidR="00BA1269">
        <w:rPr>
          <w:noProof/>
        </w:rPr>
        <w:t xml:space="preserve"> base</w:t>
      </w:r>
      <w:r w:rsidR="008676F0">
        <w:rPr>
          <w:noProof/>
        </w:rPr>
        <w:t xml:space="preserve"> likelihood</w:t>
      </w:r>
      <w:r>
        <w:rPr>
          <w:noProof/>
        </w:rPr>
        <w:t>:</w:t>
      </w:r>
    </w:p>
    <w:p w14:paraId="5F88B184" w14:textId="1A0F0CC4" w:rsidR="003605DC" w:rsidRDefault="003605DC" w:rsidP="00F43838">
      <w:pPr>
        <w:rPr>
          <w:noProof/>
        </w:rPr>
      </w:pPr>
      <w:r>
        <w:rPr>
          <w:noProof/>
        </w:rPr>
        <w:t>(12)</w:t>
      </w:r>
    </w:p>
    <w:p w14:paraId="2E5039E8" w14:textId="77777777" w:rsidR="00F43838" w:rsidRDefault="00F43838" w:rsidP="00F43838">
      <m:oMathPara>
        <m:oMath>
          <m:r>
            <w:rPr>
              <w:rFonts w:ascii="Cambria Math" w:hAnsi="Cambria Math"/>
            </w:rPr>
            <m:t>p</m:t>
          </m:r>
          <m:d>
            <m:dPr>
              <m:ctrlPr>
                <w:rPr>
                  <w:rFonts w:ascii="Cambria Math" w:hAnsi="Cambria Math"/>
                  <w:i/>
                </w:rPr>
              </m:ctrlPr>
            </m:dPr>
            <m:e>
              <m:r>
                <w:rPr>
                  <w:rFonts w:ascii="Cambria Math" w:hAnsi="Cambria Math"/>
                </w:rPr>
                <m:t>d</m:t>
              </m:r>
            </m:e>
            <m:e>
              <m:r>
                <w:rPr>
                  <w:rFonts w:ascii="Cambria Math" w:hAnsi="Cambria Math"/>
                </w:rPr>
                <m:t>e,E</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base</m:t>
                            </m:r>
                          </m:sub>
                        </m:sSub>
                      </m:e>
                    </m:d>
                    <m:r>
                      <w:rPr>
                        <w:rFonts w:ascii="Cambria Math" w:hAnsi="Cambria Math"/>
                      </w:rPr>
                      <m:t>if d=A</m:t>
                    </m:r>
                  </m:e>
                </m:mr>
                <m:m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base</m:t>
                            </m:r>
                          </m:sub>
                        </m:sSub>
                      </m:e>
                    </m:d>
                    <m:r>
                      <w:rPr>
                        <w:rFonts w:ascii="Cambria Math" w:hAnsi="Cambria Math"/>
                      </w:rPr>
                      <m:t>if d=P</m:t>
                    </m:r>
                  </m:e>
                </m:mr>
                <m:m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base</m:t>
                            </m:r>
                          </m:sub>
                        </m:sSub>
                      </m:e>
                    </m:d>
                    <m:r>
                      <w:rPr>
                        <w:rFonts w:ascii="Cambria Math" w:hAnsi="Cambria Math"/>
                      </w:rPr>
                      <m:t>if d=V</m:t>
                    </m:r>
                  </m:e>
                </m:mr>
              </m:m>
            </m:e>
          </m:d>
        </m:oMath>
      </m:oMathPara>
    </w:p>
    <w:p w14:paraId="56CA5511" w14:textId="2D1A39BC" w:rsidR="00F43838" w:rsidRDefault="00F43838" w:rsidP="00F43838">
      <w:pPr>
        <w:rPr>
          <w:noProof/>
        </w:rPr>
      </w:pPr>
      <w:r w:rsidRPr="00A060BA">
        <w:rPr>
          <w:b/>
          <w:noProof/>
        </w:rPr>
        <w:t>Rational speaker, base-rate adjusted:</w:t>
      </w:r>
      <w:r>
        <w:rPr>
          <w:noProof/>
        </w:rPr>
        <w:t xml:space="preserve"> Because the base-rate model is fitted to this particular data set, and because speakers may plausibly have both baseline and context-specific preferences, we consider a version of the pragmatic model </w:t>
      </w:r>
      <w:r w:rsidR="00E73A4E">
        <w:rPr>
          <w:noProof/>
        </w:rPr>
        <w:t>with word-</w:t>
      </w:r>
      <w:r w:rsidR="008676F0">
        <w:rPr>
          <w:noProof/>
        </w:rPr>
        <w:t>type biases</w:t>
      </w:r>
      <w:r>
        <w:rPr>
          <w:noProof/>
        </w:rPr>
        <w:t xml:space="preserve">. This is constructed </w:t>
      </w:r>
      <w:r w:rsidR="008676F0">
        <w:rPr>
          <w:noProof/>
        </w:rPr>
        <w:t>by multiplying the</w:t>
      </w:r>
      <w:r>
        <w:rPr>
          <w:noProof/>
        </w:rPr>
        <w:t xml:space="preserve"> prior pr</w:t>
      </w:r>
      <w:r w:rsidR="00F7737E">
        <w:rPr>
          <w:noProof/>
        </w:rPr>
        <w:t>obability</w:t>
      </w:r>
      <w:r>
        <w:rPr>
          <w:noProof/>
        </w:rPr>
        <w:t xml:space="preserve"> and the probability under the rational speaker model:</w:t>
      </w:r>
    </w:p>
    <w:p w14:paraId="4E697FB0" w14:textId="40545D87" w:rsidR="003605DC" w:rsidRDefault="003605DC" w:rsidP="00F43838">
      <w:pPr>
        <w:rPr>
          <w:noProof/>
        </w:rPr>
      </w:pPr>
      <w:r>
        <w:rPr>
          <w:noProof/>
        </w:rPr>
        <w:t>(13)</w:t>
      </w:r>
    </w:p>
    <w:p w14:paraId="23DBA90E" w14:textId="7FFC8723" w:rsidR="00DB527C" w:rsidRDefault="00F43838" w:rsidP="00F43838">
      <w:pPr>
        <w:rPr>
          <w:noProof/>
        </w:rPr>
      </w:pPr>
      <m:oMathPara>
        <m:oMath>
          <m:r>
            <w:rPr>
              <w:rFonts w:ascii="Cambria Math" w:hAnsi="Cambria Math"/>
              <w:noProof/>
              <w:sz w:val="24"/>
              <w:szCs w:val="24"/>
            </w:rPr>
            <m:t>p</m:t>
          </m:r>
          <m:d>
            <m:dPr>
              <m:ctrlPr>
                <w:rPr>
                  <w:rFonts w:ascii="Cambria Math" w:hAnsi="Cambria Math"/>
                  <w:i/>
                  <w:noProof/>
                  <w:sz w:val="24"/>
                  <w:szCs w:val="24"/>
                </w:rPr>
              </m:ctrlPr>
            </m:dPr>
            <m:e>
              <m:r>
                <w:rPr>
                  <w:rFonts w:ascii="Cambria Math" w:hAnsi="Cambria Math"/>
                  <w:noProof/>
                  <w:sz w:val="24"/>
                  <w:szCs w:val="24"/>
                </w:rPr>
                <m:t>d</m:t>
              </m:r>
            </m:e>
            <m:e>
              <m:r>
                <w:rPr>
                  <w:rFonts w:ascii="Cambria Math" w:hAnsi="Cambria Math"/>
                  <w:noProof/>
                  <w:sz w:val="24"/>
                  <w:szCs w:val="24"/>
                </w:rPr>
                <m:t>e,E</m:t>
              </m:r>
            </m:e>
          </m:d>
          <m:r>
            <w:rPr>
              <w:rFonts w:ascii="Cambria Math" w:hAnsi="Cambria Math"/>
              <w:noProof/>
              <w:sz w:val="24"/>
              <w:szCs w:val="24"/>
            </w:rPr>
            <m:t>=</m:t>
          </m:r>
          <m:f>
            <m:fPr>
              <m:ctrlPr>
                <w:rPr>
                  <w:rFonts w:ascii="Cambria Math" w:hAnsi="Cambria Math"/>
                  <w:i/>
                  <w:noProof/>
                  <w:sz w:val="24"/>
                  <w:szCs w:val="24"/>
                </w:rPr>
              </m:ctrlPr>
            </m:fPr>
            <m:num>
              <m:r>
                <w:rPr>
                  <w:rFonts w:ascii="Cambria Math" w:hAnsi="Cambria Math"/>
                  <w:noProof/>
                  <w:sz w:val="24"/>
                  <w:szCs w:val="24"/>
                </w:rPr>
                <m:t>p</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d</m:t>
                      </m:r>
                    </m:e>
                    <m:sub>
                      <m:r>
                        <w:rPr>
                          <w:rFonts w:ascii="Cambria Math" w:hAnsi="Cambria Math"/>
                          <w:noProof/>
                          <w:sz w:val="24"/>
                          <w:szCs w:val="24"/>
                        </w:rPr>
                        <m:t>rs</m:t>
                      </m:r>
                    </m:sub>
                  </m:sSub>
                </m:e>
                <m:e>
                  <m:r>
                    <w:rPr>
                      <w:rFonts w:ascii="Cambria Math" w:hAnsi="Cambria Math"/>
                      <w:noProof/>
                      <w:sz w:val="24"/>
                      <w:szCs w:val="24"/>
                    </w:rPr>
                    <m:t>e,E</m:t>
                  </m:r>
                </m:e>
              </m:d>
              <m:r>
                <w:rPr>
                  <w:rFonts w:ascii="Cambria Math" w:hAnsi="Cambria Math"/>
                  <w:noProof/>
                  <w:sz w:val="24"/>
                  <w:szCs w:val="24"/>
                </w:rPr>
                <m:t>*p(</m:t>
              </m:r>
              <m:sSub>
                <m:sSubPr>
                  <m:ctrlPr>
                    <w:rPr>
                      <w:rFonts w:ascii="Cambria Math" w:hAnsi="Cambria Math"/>
                      <w:i/>
                      <w:noProof/>
                      <w:sz w:val="24"/>
                      <w:szCs w:val="24"/>
                    </w:rPr>
                  </m:ctrlPr>
                </m:sSubPr>
                <m:e>
                  <m:r>
                    <w:rPr>
                      <w:rFonts w:ascii="Cambria Math" w:hAnsi="Cambria Math"/>
                      <w:noProof/>
                      <w:sz w:val="24"/>
                      <w:szCs w:val="24"/>
                    </w:rPr>
                    <m:t>d</m:t>
                  </m:r>
                </m:e>
                <m:sub>
                  <m:r>
                    <w:rPr>
                      <w:rFonts w:ascii="Cambria Math" w:hAnsi="Cambria Math"/>
                      <w:noProof/>
                      <w:sz w:val="24"/>
                      <w:szCs w:val="24"/>
                    </w:rPr>
                    <m:t>base</m:t>
                  </m:r>
                </m:sub>
              </m:sSub>
              <m:r>
                <w:rPr>
                  <w:rFonts w:ascii="Cambria Math" w:hAnsi="Cambria Math"/>
                  <w:noProof/>
                  <w:sz w:val="24"/>
                  <w:szCs w:val="24"/>
                </w:rPr>
                <m:t>|e,E)</m:t>
              </m:r>
            </m:num>
            <m:den>
              <m:nary>
                <m:naryPr>
                  <m:chr m:val="∑"/>
                  <m:limLoc m:val="undOvr"/>
                  <m:supHide m:val="1"/>
                  <m:ctrlPr>
                    <w:rPr>
                      <w:rFonts w:ascii="Cambria Math" w:hAnsi="Cambria Math"/>
                      <w:i/>
                      <w:noProof/>
                      <w:sz w:val="24"/>
                      <w:szCs w:val="24"/>
                    </w:rPr>
                  </m:ctrlPr>
                </m:naryPr>
                <m:sub>
                  <m:sSup>
                    <m:sSupPr>
                      <m:ctrlPr>
                        <w:rPr>
                          <w:rFonts w:ascii="Cambria Math" w:hAnsi="Cambria Math"/>
                          <w:i/>
                          <w:noProof/>
                          <w:sz w:val="24"/>
                          <w:szCs w:val="24"/>
                        </w:rPr>
                      </m:ctrlPr>
                    </m:sSupPr>
                    <m:e>
                      <m:r>
                        <w:rPr>
                          <w:rFonts w:ascii="Cambria Math" w:hAnsi="Cambria Math"/>
                          <w:noProof/>
                          <w:sz w:val="24"/>
                          <w:szCs w:val="24"/>
                        </w:rPr>
                        <m:t>d</m:t>
                      </m:r>
                    </m:e>
                    <m:sup>
                      <m:r>
                        <w:rPr>
                          <w:rFonts w:ascii="Cambria Math" w:hAnsi="Cambria Math"/>
                          <w:noProof/>
                          <w:sz w:val="24"/>
                          <w:szCs w:val="24"/>
                        </w:rPr>
                        <m:t>'</m:t>
                      </m:r>
                    </m:sup>
                  </m:sSup>
                  <m:r>
                    <w:rPr>
                      <w:rFonts w:ascii="Cambria Math" w:hAnsi="Cambria Math"/>
                      <w:noProof/>
                      <w:sz w:val="24"/>
                      <w:szCs w:val="24"/>
                    </w:rPr>
                    <m:t>∈D</m:t>
                  </m:r>
                </m:sub>
                <m:sup/>
                <m:e>
                  <m:r>
                    <w:rPr>
                      <w:rFonts w:ascii="Cambria Math" w:hAnsi="Cambria Math"/>
                      <w:noProof/>
                      <w:sz w:val="24"/>
                      <w:szCs w:val="24"/>
                    </w:rPr>
                    <m:t>p</m:t>
                  </m:r>
                  <m:d>
                    <m:dPr>
                      <m:ctrlPr>
                        <w:rPr>
                          <w:rFonts w:ascii="Cambria Math" w:hAnsi="Cambria Math"/>
                          <w:i/>
                          <w:noProof/>
                          <w:sz w:val="24"/>
                          <w:szCs w:val="24"/>
                        </w:rPr>
                      </m:ctrlPr>
                    </m:dPr>
                    <m:e>
                      <m:sSub>
                        <m:sSubPr>
                          <m:ctrlPr>
                            <w:rPr>
                              <w:rFonts w:ascii="Cambria Math" w:hAnsi="Cambria Math"/>
                              <w:i/>
                              <w:noProof/>
                              <w:sz w:val="24"/>
                              <w:szCs w:val="24"/>
                            </w:rPr>
                          </m:ctrlPr>
                        </m:sSubPr>
                        <m:e>
                          <m:r>
                            <w:rPr>
                              <w:rFonts w:ascii="Cambria Math" w:hAnsi="Cambria Math"/>
                              <w:noProof/>
                              <w:sz w:val="24"/>
                              <w:szCs w:val="24"/>
                            </w:rPr>
                            <m:t>d'</m:t>
                          </m:r>
                        </m:e>
                        <m:sub>
                          <m:r>
                            <w:rPr>
                              <w:rFonts w:ascii="Cambria Math" w:hAnsi="Cambria Math"/>
                              <w:noProof/>
                              <w:sz w:val="24"/>
                              <w:szCs w:val="24"/>
                            </w:rPr>
                            <m:t>rs</m:t>
                          </m:r>
                        </m:sub>
                      </m:sSub>
                    </m:e>
                    <m:e>
                      <m:r>
                        <w:rPr>
                          <w:rFonts w:ascii="Cambria Math" w:hAnsi="Cambria Math"/>
                          <w:noProof/>
                          <w:sz w:val="24"/>
                          <w:szCs w:val="24"/>
                        </w:rPr>
                        <m:t>e,E</m:t>
                      </m:r>
                    </m:e>
                  </m:d>
                  <m:r>
                    <w:rPr>
                      <w:rFonts w:ascii="Cambria Math" w:hAnsi="Cambria Math"/>
                      <w:noProof/>
                      <w:sz w:val="24"/>
                      <w:szCs w:val="24"/>
                    </w:rPr>
                    <m:t>*p(</m:t>
                  </m:r>
                  <m:sSub>
                    <m:sSubPr>
                      <m:ctrlPr>
                        <w:rPr>
                          <w:rFonts w:ascii="Cambria Math" w:hAnsi="Cambria Math"/>
                          <w:i/>
                          <w:noProof/>
                          <w:sz w:val="24"/>
                          <w:szCs w:val="24"/>
                        </w:rPr>
                      </m:ctrlPr>
                    </m:sSubPr>
                    <m:e>
                      <m:r>
                        <w:rPr>
                          <w:rFonts w:ascii="Cambria Math" w:hAnsi="Cambria Math"/>
                          <w:noProof/>
                          <w:sz w:val="24"/>
                          <w:szCs w:val="24"/>
                        </w:rPr>
                        <m:t>d</m:t>
                      </m:r>
                    </m:e>
                    <m:sub>
                      <m:r>
                        <w:rPr>
                          <w:rFonts w:ascii="Cambria Math" w:hAnsi="Cambria Math"/>
                          <w:noProof/>
                          <w:sz w:val="24"/>
                          <w:szCs w:val="24"/>
                        </w:rPr>
                        <m:t>'base</m:t>
                      </m:r>
                    </m:sub>
                  </m:sSub>
                  <m:r>
                    <w:rPr>
                      <w:rFonts w:ascii="Cambria Math" w:hAnsi="Cambria Math"/>
                      <w:noProof/>
                      <w:sz w:val="24"/>
                      <w:szCs w:val="24"/>
                    </w:rPr>
                    <m:t>|e,E)</m:t>
                  </m:r>
                </m:e>
              </m:nary>
            </m:den>
          </m:f>
        </m:oMath>
      </m:oMathPara>
    </w:p>
    <w:p w14:paraId="2C55745F" w14:textId="6225AA6D" w:rsidR="00F43838" w:rsidRDefault="0015582E" w:rsidP="00F43838">
      <w:pPr>
        <w:rPr>
          <w:sz w:val="24"/>
          <w:szCs w:val="24"/>
        </w:rPr>
      </w:pPr>
      <w:r>
        <w:rPr>
          <w:noProof/>
        </w:rPr>
        <mc:AlternateContent>
          <mc:Choice Requires="wps">
            <w:drawing>
              <wp:anchor distT="0" distB="0" distL="114300" distR="114300" simplePos="0" relativeHeight="251680768" behindDoc="0" locked="0" layoutInCell="1" allowOverlap="1" wp14:anchorId="57CEE5B8" wp14:editId="0E79DD6D">
                <wp:simplePos x="0" y="0"/>
                <wp:positionH relativeFrom="column">
                  <wp:posOffset>0</wp:posOffset>
                </wp:positionH>
                <wp:positionV relativeFrom="paragraph">
                  <wp:posOffset>381000</wp:posOffset>
                </wp:positionV>
                <wp:extent cx="6057900" cy="32004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0579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FC0CFE" w14:textId="77777777" w:rsidR="001B1059" w:rsidRDefault="001B1059" w:rsidP="00E73A4E"/>
                          <w:p w14:paraId="498B679B" w14:textId="24439CF1" w:rsidR="001B1059" w:rsidRDefault="001B1059" w:rsidP="00E73A4E">
                            <w:r>
                              <w:rPr>
                                <w:noProof/>
                              </w:rPr>
                              <w:drawing>
                                <wp:inline distT="0" distB="0" distL="0" distR="0" wp14:anchorId="04127E8D" wp14:editId="548DA783">
                                  <wp:extent cx="5866765" cy="2342515"/>
                                  <wp:effectExtent l="0" t="0" r="635" b="0"/>
                                  <wp:docPr id="2" name="Picture 2" descr="Macintosh HD:Users:mekline:Dropbox:_Projects:SubDrop:SubDrop Repo:MODEL:all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kline:Dropbox:_Projects:SubDrop:SubDrop Repo:MODEL:allmodel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6765" cy="2342515"/>
                                          </a:xfrm>
                                          <a:prstGeom prst="rect">
                                            <a:avLst/>
                                          </a:prstGeom>
                                          <a:noFill/>
                                          <a:ln>
                                            <a:noFill/>
                                          </a:ln>
                                        </pic:spPr>
                                      </pic:pic>
                                    </a:graphicData>
                                  </a:graphic>
                                </wp:inline>
                              </w:drawing>
                            </w:r>
                            <w:r>
                              <w:t xml:space="preserve">Figure 3: Predictions of four possible generative models for including Subject, Object and Verb in event descriptions.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28" type="#_x0000_t202" style="position:absolute;margin-left:0;margin-top:30pt;width:477pt;height:25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w/3c8CAAAW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" filled="f" stroked="f">
                <v:textbox>
                  <w:txbxContent>
                    <w:p w14:paraId="7DFC0CFE" w14:textId="77777777" w:rsidR="0015168D" w:rsidRDefault="0015168D" w:rsidP="00E73A4E"/>
                    <w:p w14:paraId="498B679B" w14:textId="24439CF1" w:rsidR="0015168D" w:rsidRDefault="0015168D" w:rsidP="00E73A4E">
                      <w:r>
                        <w:rPr>
                          <w:noProof/>
                        </w:rPr>
                        <w:drawing>
                          <wp:inline distT="0" distB="0" distL="0" distR="0" wp14:anchorId="04127E8D" wp14:editId="548DA783">
                            <wp:extent cx="5866765" cy="2342515"/>
                            <wp:effectExtent l="0" t="0" r="635" b="0"/>
                            <wp:docPr id="2" name="Picture 2" descr="Macintosh HD:Users:mekline:Dropbox:_Projects:SubDrop:SubDrop Repo:MODEL:all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ekline:Dropbox:_Projects:SubDrop:SubDrop Repo:MODEL:allmodel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6765" cy="2342515"/>
                                    </a:xfrm>
                                    <a:prstGeom prst="rect">
                                      <a:avLst/>
                                    </a:prstGeom>
                                    <a:noFill/>
                                    <a:ln>
                                      <a:noFill/>
                                    </a:ln>
                                  </pic:spPr>
                                </pic:pic>
                              </a:graphicData>
                            </a:graphic>
                          </wp:inline>
                        </w:drawing>
                      </w:r>
                      <w:r>
                        <w:t xml:space="preserve">Figure 3: Predictions of four possible generative models for including Subject, Object and Verb in event descriptions. </w:t>
                      </w:r>
                    </w:p>
                  </w:txbxContent>
                </v:textbox>
                <w10:wrap type="square"/>
              </v:shape>
            </w:pict>
          </mc:Fallback>
        </mc:AlternateContent>
      </w:r>
      <w:r w:rsidR="008676F0">
        <w:rPr>
          <w:noProof/>
        </w:rPr>
        <w:t>To parallel the data analysis conducted on the human data,</w:t>
      </w:r>
      <w:r w:rsidR="00F43838">
        <w:rPr>
          <w:noProof/>
        </w:rPr>
        <w:t xml:space="preserve"> we</w:t>
      </w:r>
      <w:r w:rsidR="00F43838" w:rsidRPr="00885145">
        <w:t xml:space="preserve"> ca</w:t>
      </w:r>
      <w:r w:rsidR="00F7737E">
        <w:t>lculate the probability that each</w:t>
      </w:r>
      <w:r w:rsidR="00F43838" w:rsidRPr="00885145">
        <w:t xml:space="preserve"> model chooses to include th</w:t>
      </w:r>
      <w:r w:rsidR="00F7737E">
        <w:t>e agent, verb, or patient in a</w:t>
      </w:r>
      <w:r w:rsidR="00F43838" w:rsidRPr="00885145">
        <w:t xml:space="preserve"> two-word utterance.  </w:t>
      </w:r>
      <w:r w:rsidR="00F43838">
        <w:rPr>
          <w:noProof/>
        </w:rPr>
        <w:t xml:space="preserve">Because some models involve a parameter estimated from the dataset, we randomly divided the human data into two halves to avoid overfitting and calculated the average likelihood of including subjects, verbs, and objects </w:t>
      </w:r>
      <w:r w:rsidR="008676F0">
        <w:rPr>
          <w:noProof/>
        </w:rPr>
        <w:t>across</w:t>
      </w:r>
      <w:r w:rsidR="00F43838">
        <w:rPr>
          <w:noProof/>
        </w:rPr>
        <w:t xml:space="preserve"> context setting</w:t>
      </w:r>
      <w:r w:rsidR="008676F0">
        <w:rPr>
          <w:noProof/>
        </w:rPr>
        <w:t>s</w:t>
      </w:r>
      <w:r w:rsidR="00F43838">
        <w:rPr>
          <w:noProof/>
        </w:rPr>
        <w:t>. Where there are no data-based parameters</w:t>
      </w:r>
      <w:r w:rsidR="008676F0">
        <w:rPr>
          <w:noProof/>
        </w:rPr>
        <w:t xml:space="preserve"> </w:t>
      </w:r>
      <w:r w:rsidR="00F43838">
        <w:rPr>
          <w:noProof/>
        </w:rPr>
        <w:t xml:space="preserve">we simply compared the model predictions to both halves; when parameters were estimated from the data we used one half of the data to fit the parameters and tested correlations on the other half, repeating this process with the halves reversed. </w:t>
      </w:r>
      <w:r w:rsidR="00DB527C">
        <w:rPr>
          <w:noProof/>
        </w:rPr>
        <w:t xml:space="preserve">The predictions of </w:t>
      </w:r>
      <w:r w:rsidR="008676F0">
        <w:rPr>
          <w:noProof/>
        </w:rPr>
        <w:t>each model are shown in Figure 3</w:t>
      </w:r>
      <w:r w:rsidR="00DB527C">
        <w:rPr>
          <w:noProof/>
        </w:rPr>
        <w:t xml:space="preserve">. </w:t>
      </w:r>
      <w:r w:rsidR="00F43838">
        <w:rPr>
          <w:noProof/>
        </w:rPr>
        <w:t>The model that considers only base rate performs relatively poorly (r(36) = 0.66)</w:t>
      </w:r>
      <w:r w:rsidR="00F43838" w:rsidRPr="00C53759">
        <w:rPr>
          <w:rStyle w:val="FootnoteReference"/>
          <w:noProof/>
        </w:rPr>
        <w:t xml:space="preserve"> </w:t>
      </w:r>
      <w:r w:rsidR="00F43838">
        <w:rPr>
          <w:rStyle w:val="FootnoteReference"/>
          <w:noProof/>
        </w:rPr>
        <w:footnoteReference w:id="2"/>
      </w:r>
      <w:r w:rsidR="00F43838">
        <w:rPr>
          <w:noProof/>
        </w:rPr>
        <w:t>, and both the ‘s</w:t>
      </w:r>
      <w:r w:rsidR="00F7737E">
        <w:rPr>
          <w:noProof/>
        </w:rPr>
        <w:t xml:space="preserve">ucceed/fail’ model and the </w:t>
      </w:r>
      <w:r w:rsidR="00F43838">
        <w:rPr>
          <w:noProof/>
        </w:rPr>
        <w:t xml:space="preserve">rational speaker model provide moderately good fits to the data (r(36) = 0.70 and 0.74, respectively).  </w:t>
      </w:r>
      <w:r w:rsidR="00863FA9">
        <w:rPr>
          <w:noProof/>
        </w:rPr>
        <w:t>The</w:t>
      </w:r>
      <w:r w:rsidR="00F43838">
        <w:rPr>
          <w:noProof/>
        </w:rPr>
        <w:t xml:space="preserve"> closest fit to the human data was found with the baseline-adjusted rational speaker model (r(36) = 0.88). </w:t>
      </w:r>
    </w:p>
    <w:p w14:paraId="655E387A" w14:textId="09C39B38" w:rsidR="00F43838" w:rsidRPr="002B25A3" w:rsidRDefault="00F43838" w:rsidP="00F43838">
      <w:pPr>
        <w:rPr>
          <w:b/>
        </w:rPr>
      </w:pPr>
      <w:r w:rsidRPr="002B25A3">
        <w:rPr>
          <w:b/>
        </w:rPr>
        <w:t>Discussion</w:t>
      </w:r>
    </w:p>
    <w:p w14:paraId="6AA98399" w14:textId="74304987" w:rsidR="00F43838" w:rsidRPr="00C53759" w:rsidRDefault="00F43838" w:rsidP="00F43838">
      <w:pPr>
        <w:rPr>
          <w:rFonts w:eastAsia="Times New Roman"/>
          <w:color w:val="000000"/>
        </w:rPr>
      </w:pPr>
      <w:r w:rsidRPr="00885145">
        <w:t>As predicted, when participants described events after seeing arrays of possible agents and patients, their two-word answers reflected the degree to which a given word could convey new information</w:t>
      </w:r>
      <w:ins w:id="58" w:author="Melissa Kline" w:date="2016-10-26T11:54:00Z">
        <w:r w:rsidR="0015168D">
          <w:t xml:space="preserve"> about the event</w:t>
        </w:r>
      </w:ins>
      <w:r w:rsidR="00E73A4E">
        <w:t xml:space="preserve">: participants </w:t>
      </w:r>
      <w:r w:rsidRPr="00885145">
        <w:rPr>
          <w:rFonts w:eastAsia="Times New Roman"/>
          <w:color w:val="000000"/>
        </w:rPr>
        <w:t xml:space="preserve">were more likely to mention the subject of the event when </w:t>
      </w:r>
      <w:r>
        <w:rPr>
          <w:rFonts w:eastAsia="Times New Roman"/>
          <w:color w:val="000000"/>
        </w:rPr>
        <w:t>the subject</w:t>
      </w:r>
      <w:r w:rsidRPr="00885145">
        <w:rPr>
          <w:rFonts w:eastAsia="Times New Roman"/>
          <w:color w:val="000000"/>
        </w:rPr>
        <w:t xml:space="preserve"> was more ambiguous, and more likely to </w:t>
      </w:r>
      <w:r w:rsidR="000D18BF">
        <w:rPr>
          <w:rFonts w:eastAsia="Times New Roman"/>
          <w:color w:val="000000"/>
        </w:rPr>
        <w:t xml:space="preserve">mention the object </w:t>
      </w:r>
      <w:r w:rsidR="000D18BF" w:rsidRPr="00885145">
        <w:rPr>
          <w:rFonts w:eastAsia="Times New Roman"/>
          <w:color w:val="000000"/>
        </w:rPr>
        <w:t xml:space="preserve">when </w:t>
      </w:r>
      <w:r w:rsidR="000D18BF">
        <w:rPr>
          <w:rFonts w:eastAsia="Times New Roman"/>
          <w:color w:val="000000"/>
        </w:rPr>
        <w:t>the object</w:t>
      </w:r>
      <w:r w:rsidR="000D18BF" w:rsidRPr="00885145">
        <w:rPr>
          <w:rFonts w:eastAsia="Times New Roman"/>
          <w:color w:val="000000"/>
        </w:rPr>
        <w:t xml:space="preserve"> was more ambiguous</w:t>
      </w:r>
      <w:r w:rsidRPr="00885145">
        <w:rPr>
          <w:rFonts w:eastAsia="Times New Roman"/>
          <w:color w:val="000000"/>
        </w:rPr>
        <w:t xml:space="preserve">. </w:t>
      </w:r>
      <w:r w:rsidRPr="00885145">
        <w:t xml:space="preserve">As predicted under </w:t>
      </w:r>
      <w:r w:rsidR="00863FA9">
        <w:t>an RSA account</w:t>
      </w:r>
      <w:r w:rsidRPr="00885145">
        <w:t xml:space="preserve">, </w:t>
      </w:r>
      <w:r w:rsidR="00863FA9">
        <w:t>this ability</w:t>
      </w:r>
      <w:r w:rsidRPr="00885145">
        <w:t xml:space="preserve"> was not limited to cases where an event could be uniquely identified: even for the intermediate c</w:t>
      </w:r>
      <w:r w:rsidR="00BD3442">
        <w:t xml:space="preserve">ases where there were multiple </w:t>
      </w:r>
      <w:r w:rsidRPr="00885145">
        <w:t xml:space="preserve">agents </w:t>
      </w:r>
      <w:r w:rsidRPr="00BD3442">
        <w:rPr>
          <w:i/>
        </w:rPr>
        <w:t>and</w:t>
      </w:r>
      <w:r w:rsidRPr="00885145">
        <w:t xml:space="preserve"> patients in the array, participants still </w:t>
      </w:r>
      <w:r w:rsidR="00E73A4E">
        <w:t xml:space="preserve">tended to choose </w:t>
      </w:r>
      <w:r w:rsidRPr="00885145">
        <w:t xml:space="preserve">the two-word sequence that </w:t>
      </w:r>
      <w:r w:rsidR="00BD3442">
        <w:t xml:space="preserve">most </w:t>
      </w:r>
      <w:r w:rsidRPr="00885145">
        <w:t xml:space="preserve">reduced uncertainty. </w:t>
      </w:r>
      <w:r w:rsidR="00F55355">
        <w:t xml:space="preserve">Quantitative comparison to the RSA reveals a </w:t>
      </w:r>
      <w:r w:rsidR="00BD3442">
        <w:t>close</w:t>
      </w:r>
      <w:r w:rsidR="00F55355">
        <w:t xml:space="preserve"> fit to human data, with a baseline-adjusted version of the RSA performing best</w:t>
      </w:r>
      <w:r w:rsidR="00BD3442">
        <w:t xml:space="preserve">, </w:t>
      </w:r>
      <w:r w:rsidR="00F55355">
        <w:t>matching the human tendency to pro</w:t>
      </w:r>
      <w:r w:rsidR="00BD3442">
        <w:t>duce more objects than subjects</w:t>
      </w:r>
      <w:r w:rsidR="00F55355">
        <w:t>.</w:t>
      </w:r>
    </w:p>
    <w:p w14:paraId="62285475" w14:textId="6CEAF6EE" w:rsidR="002F4BC5" w:rsidRDefault="001809B4" w:rsidP="00F43838">
      <w:r>
        <w:t xml:space="preserve">A paradox of RSA models is that while comprehenders of language </w:t>
      </w:r>
      <w:r w:rsidR="00F97B77">
        <w:t xml:space="preserve">assume </w:t>
      </w:r>
      <w:r>
        <w:t>they are listening to rational speakers, the same people turn around to produce messy, sometime under</w:t>
      </w:r>
      <w:r w:rsidR="00E73A4E">
        <w:t>- or over-informative utterances</w:t>
      </w:r>
      <w:r>
        <w:t>.  Nevertheless, we mainly succeed in getting our meanings across, and it is clear that at least some aspects of adult</w:t>
      </w:r>
      <w:r w:rsidR="00ED6FFF">
        <w:t xml:space="preserve"> speech are well </w:t>
      </w:r>
      <w:r>
        <w:t>designed for</w:t>
      </w:r>
      <w:r w:rsidR="00F97B77">
        <w:t xml:space="preserve"> robustly</w:t>
      </w:r>
      <w:r>
        <w:t xml:space="preserve"> transferr</w:t>
      </w:r>
      <w:r w:rsidR="00F97B77">
        <w:t>ing information</w:t>
      </w:r>
      <w:r w:rsidR="007A47A8">
        <w:t xml:space="preserve">. </w:t>
      </w:r>
      <w:r w:rsidR="002F4BC5">
        <w:t>While there is a rich literature on how speakers do (or don’t) accommodate context when describing individual objects, this study provides the first evidence for audie</w:t>
      </w:r>
      <w:r w:rsidR="00E73A4E">
        <w:t xml:space="preserve">nce design in </w:t>
      </w:r>
      <w:del w:id="59" w:author="Melissa Kline" w:date="2016-10-26T11:55:00Z">
        <w:r w:rsidR="00E73A4E" w:rsidDel="0015168D">
          <w:delText xml:space="preserve">describing </w:delText>
        </w:r>
        <w:r w:rsidR="002F4BC5" w:rsidDel="0015168D">
          <w:delText>events</w:delText>
        </w:r>
      </w:del>
      <w:ins w:id="60" w:author="Melissa Kline" w:date="2016-10-26T11:55:00Z">
        <w:r w:rsidR="0015168D">
          <w:t>at the level of arguent structure relations</w:t>
        </w:r>
      </w:ins>
      <w:r w:rsidR="002F4BC5">
        <w:t xml:space="preserve">. </w:t>
      </w:r>
      <w:r w:rsidR="00F43838" w:rsidRPr="00885145">
        <w:t>Although the two kinds of shortened sentences (Subject-Verb, e.g.</w:t>
      </w:r>
      <w:r w:rsidR="00F43838">
        <w:t>,</w:t>
      </w:r>
      <w:r w:rsidR="00F43838" w:rsidRPr="00885145">
        <w:t xml:space="preserve"> </w:t>
      </w:r>
      <w:r w:rsidR="00F43838">
        <w:t>GIRL READ</w:t>
      </w:r>
      <w:r w:rsidR="00F43838" w:rsidRPr="00885145">
        <w:t>, and Verb-Object, e.g.</w:t>
      </w:r>
      <w:r w:rsidR="00F43838">
        <w:t>,</w:t>
      </w:r>
      <w:r w:rsidR="00F43838" w:rsidRPr="00885145">
        <w:t xml:space="preserve"> </w:t>
      </w:r>
      <w:r w:rsidR="00F43838" w:rsidRPr="00090E86">
        <w:t>READ BOOK</w:t>
      </w:r>
      <w:r w:rsidR="00F43838" w:rsidRPr="00885145">
        <w:t xml:space="preserve">) are on average equal in length and express the same amount of information, </w:t>
      </w:r>
      <w:r w:rsidR="004532AA">
        <w:t>participants</w:t>
      </w:r>
      <w:r w:rsidR="003B1F9D">
        <w:t xml:space="preserve"> recognize that </w:t>
      </w:r>
      <w:r w:rsidR="00F43838" w:rsidRPr="00885145">
        <w:t>informativity depends on the set o</w:t>
      </w:r>
      <w:r w:rsidR="00F43838">
        <w:t xml:space="preserve">f possible alternative events. </w:t>
      </w:r>
      <w:r w:rsidR="004532AA">
        <w:t>This holds</w:t>
      </w:r>
      <w:r w:rsidR="00F43838">
        <w:t xml:space="preserve"> even when either utterance will leave some ambiguity</w:t>
      </w:r>
      <w:r w:rsidR="004B3A6B">
        <w:t>,</w:t>
      </w:r>
      <w:r w:rsidR="00F43838" w:rsidRPr="00885145">
        <w:t xml:space="preserve"> </w:t>
      </w:r>
      <w:r w:rsidR="00667529">
        <w:t>suggest</w:t>
      </w:r>
      <w:r w:rsidR="004B3A6B">
        <w:t>ing</w:t>
      </w:r>
      <w:r w:rsidR="002F4BC5">
        <w:t xml:space="preserve"> that RSA-type listeners are correct: speakers are choosing</w:t>
      </w:r>
      <w:r w:rsidR="00F43838" w:rsidRPr="00885145">
        <w:t xml:space="preserve"> what to say and what to omit in a way that maximal</w:t>
      </w:r>
      <w:r w:rsidR="004B3A6B">
        <w:t>ly reduces uncertainty</w:t>
      </w:r>
      <w:r w:rsidR="00F43838" w:rsidRPr="00885145">
        <w:t xml:space="preserve">. </w:t>
      </w:r>
    </w:p>
    <w:p w14:paraId="78903F6F" w14:textId="322D290B" w:rsidR="005369FF" w:rsidRPr="002B56A4" w:rsidRDefault="004B3A6B" w:rsidP="00F43838">
      <w:r>
        <w:t xml:space="preserve">Understanding how listeners and speakers represent contexts and possible messages for verbs and events is a puzzling problem. </w:t>
      </w:r>
      <w:r w:rsidR="00F55355">
        <w:t>In noun-referent studies, participants (listeners or speakers) need simply note the number of entities in contexts and the features that discriminate between them</w:t>
      </w:r>
      <w:r w:rsidR="002F4BC5">
        <w:t xml:space="preserve"> (</w:t>
      </w:r>
      <w:r w:rsidR="007A47A8">
        <w:t xml:space="preserve">e.g. </w:t>
      </w:r>
      <w:r w:rsidR="007A47A8">
        <w:fldChar w:fldCharType="begin"/>
      </w:r>
      <w:r w:rsidR="007A47A8">
        <w:instrText xml:space="preserve"> ADDIN ZOTERO_ITEM CSL_CITATION {"citationID":"17eo036euu","properties":{"formattedCitation":"(Stiller, Goodman, &amp; Frank, 2015)","plainCitation":"(Stiller, Goodman, &amp; Frank, 2015)"},"citationItems":[{"id":2468,"uris":["http://zotero.org/users/178617/items/C6SBWN7W"],"uri":["http://zotero.org/users/178617/items/C6SBWN7W"],"itemData":{"id":2468,"type":"article-journal","title":"Ad-hoc Implicature in Preschool Children","container-title":"Language Learning and Development","page":"176-190","volume":"11","issue":"2","source":"Taylor and Francis+NEJM","abstract":"If a speaker tells us that “some guests were late to the party,” we typically infer that not all were. Implicatures, in which an ambiguous statement (“some and possibly all”) is strengthened pragmatically (to “some and not all”), are a paradigm case of pragmatic reasoning. Inferences of this sort are difficult for young children, but recent work suggests that this mismatch may stem from issues in understanding the relationship between lexical items such as “some” and “all” rather than broader pragmatic deficits. We tested children’s ability to make nonquantificational pragmatic inferences by constructing contextually derived “ad-hoc” implicatures, using sets of pictures with contrasting features. We found that 4-year-olds and some 3-year-olds were able to make implicatures successfully using these displays. Hence, apparent failures in scalar implicature are likely due to difficulties specific to the constructions and tasks used in previous work; these difficulties may have masked aspects of children’s underlying pragmatic competence.","DOI":"10.1080/15475441.2014.927328","ISSN":"1547-5441","author":[{"family":"Stiller","given":"Alex J."},{"family":"Goodman","given":"Noah"},{"family":"Frank","given":"Michael C."}],"issued":{"date-parts":[["2015",4,3]]}}}],"schema":"https://github.com/citation-style-language/schema/raw/master/csl-citation.json"} </w:instrText>
      </w:r>
      <w:r w:rsidR="007A47A8">
        <w:fldChar w:fldCharType="separate"/>
      </w:r>
      <w:r w:rsidR="007A47A8">
        <w:rPr>
          <w:noProof/>
        </w:rPr>
        <w:t>Stiller, Goodman, &amp; Frank, 2015)</w:t>
      </w:r>
      <w:r w:rsidR="007A47A8">
        <w:fldChar w:fldCharType="end"/>
      </w:r>
      <w:r w:rsidR="007A47A8">
        <w:t xml:space="preserve">. </w:t>
      </w:r>
      <w:ins w:id="61" w:author="Melissa Kline" w:date="2016-10-26T11:58:00Z">
        <w:r w:rsidR="00E80D05">
          <w:t>For sentence level meanings, the</w:t>
        </w:r>
      </w:ins>
      <w:r w:rsidR="00F55355">
        <w:t xml:space="preserve"> </w:t>
      </w:r>
      <w:r w:rsidR="00F43838">
        <w:t>set can be much larger than the number of visible referents: when there are three pote</w:t>
      </w:r>
      <w:r w:rsidR="002D208C">
        <w:t xml:space="preserve">ntial agents and four </w:t>
      </w:r>
      <w:r w:rsidR="00F43838">
        <w:t xml:space="preserve">patients, there are twelve possible events, </w:t>
      </w:r>
      <w:r w:rsidR="00F55355">
        <w:t xml:space="preserve">more if there </w:t>
      </w:r>
      <w:ins w:id="62" w:author="Melissa Kline" w:date="2016-10-26T11:56:00Z">
        <w:r w:rsidR="0015168D">
          <w:t>multiple</w:t>
        </w:r>
      </w:ins>
      <w:r w:rsidR="00F43838">
        <w:t xml:space="preserve"> verb</w:t>
      </w:r>
      <w:ins w:id="63" w:author="Melissa Kline" w:date="2016-10-26T11:56:00Z">
        <w:r w:rsidR="0015168D">
          <w:t>s are</w:t>
        </w:r>
      </w:ins>
      <w:r w:rsidR="00F55355">
        <w:t xml:space="preserve"> consideration</w:t>
      </w:r>
      <w:r w:rsidR="00915460">
        <w:t>: the</w:t>
      </w:r>
      <w:r w:rsidR="00F43838">
        <w:t xml:space="preserve"> listener</w:t>
      </w:r>
      <w:r w:rsidR="00F43838" w:rsidRPr="00885145">
        <w:t xml:space="preserve"> might have to guess at likely relations between </w:t>
      </w:r>
      <w:r w:rsidR="00F43838">
        <w:rPr>
          <w:i/>
        </w:rPr>
        <w:t>g</w:t>
      </w:r>
      <w:r w:rsidR="00F43838" w:rsidRPr="00363106">
        <w:rPr>
          <w:i/>
        </w:rPr>
        <w:t>irl</w:t>
      </w:r>
      <w:r w:rsidR="00F43838" w:rsidRPr="00885145">
        <w:t xml:space="preserve"> and </w:t>
      </w:r>
      <w:r w:rsidR="00F43838" w:rsidRPr="00363106">
        <w:rPr>
          <w:i/>
        </w:rPr>
        <w:t>apple</w:t>
      </w:r>
      <w:r w:rsidR="00F43838" w:rsidRPr="00885145">
        <w:t>, and even if the action is ongoing</w:t>
      </w:r>
      <w:ins w:id="64" w:author="Melissa Kline" w:date="2016-10-26T11:56:00Z">
        <w:r w:rsidR="0015168D">
          <w:t xml:space="preserve"> there may be multiple choices: </w:t>
        </w:r>
        <w:r w:rsidR="0015168D" w:rsidRPr="007A47A8">
          <w:t>verbs refer to pa</w:t>
        </w:r>
        <w:r w:rsidR="0015168D">
          <w:t xml:space="preserve">rticular </w:t>
        </w:r>
      </w:ins>
      <w:ins w:id="65" w:author="Melissa Kline" w:date="2016-10-26T11:57:00Z">
        <w:r w:rsidR="0015168D">
          <w:t xml:space="preserve">event </w:t>
        </w:r>
      </w:ins>
      <w:ins w:id="66" w:author="Melissa Kline" w:date="2016-10-26T11:56:00Z">
        <w:r w:rsidR="0015168D">
          <w:t xml:space="preserve">perspectives </w:t>
        </w:r>
        <w:r w:rsidR="0015168D" w:rsidRPr="007A47A8">
          <w:t xml:space="preserve">rather than </w:t>
        </w:r>
        <w:r w:rsidR="0015168D">
          <w:t>pointers to actions</w:t>
        </w:r>
        <w:r w:rsidR="0015168D" w:rsidDel="0015168D">
          <w:t xml:space="preserve"> </w:t>
        </w:r>
      </w:ins>
      <w:r w:rsidR="00F43838" w:rsidRPr="00885145">
        <w:t>(e.g.</w:t>
      </w:r>
      <w:r w:rsidR="00F43838">
        <w:t>,</w:t>
      </w:r>
      <w:r w:rsidR="00F43838" w:rsidRPr="00885145">
        <w:t xml:space="preserve"> a girl </w:t>
      </w:r>
      <w:r w:rsidR="00F43838" w:rsidRPr="00363106">
        <w:rPr>
          <w:i/>
        </w:rPr>
        <w:t>swinging a bat</w:t>
      </w:r>
      <w:r w:rsidR="00F43838" w:rsidRPr="00885145">
        <w:t xml:space="preserve"> and </w:t>
      </w:r>
      <w:r w:rsidR="00F43838" w:rsidRPr="00363106">
        <w:rPr>
          <w:i/>
        </w:rPr>
        <w:t>hitting a ball</w:t>
      </w:r>
      <w:r w:rsidR="00667529">
        <w:rPr>
          <w:i/>
        </w:rPr>
        <w:t xml:space="preserve"> towards the outfielder</w:t>
      </w:r>
      <w:r w:rsidR="00915460">
        <w:t>;</w:t>
      </w:r>
      <w:r w:rsidR="00603581">
        <w:t xml:space="preserve"> cf. </w:t>
      </w:r>
      <w:r w:rsidR="00603581">
        <w:fldChar w:fldCharType="begin"/>
      </w:r>
      <w:r w:rsidR="00603581">
        <w:instrText xml:space="preserve"> ADDIN ZOTERO_ITEM CSL_CITATION {"citationID":"cinvtnjou","properties":{"formattedCitation":"(Gleitman, 1990; Kline, Snedeker, &amp; Schulz, 2016)","plainCitation":"(Gleitman, 1990; Kline, Snedeker, &amp; Schulz, 2016)"},"citationItems":[{"id":7846,"uris":["http://zotero.org/users/178617/items/KUDVPNNP"],"uri":["http://zotero.org/users/178617/items/KUDVPNNP"],"itemData":{"id":7846,"type":"article-journal","title":"The structural sources of verb meanings","container-title":"Language Acquisition","page":"3-55","volume":"1","author":[{"family":"Gleitman","given":"Lila R."}],"issued":{"date-parts":[["1990"]]}}},{"id":3137,"uris":["http://zotero.org/users/178617/items/K3VGA8VG"],"uri":["http://zotero.org/users/178617/items/K3VGA8VG"],"itemData":{"id":3137,"type":"article-journal","title":"Linking Language and Events: Spatiotemporal Cues Drive Children’s Expectations About the Meanings of Novel Transitive Verbs","container-title":"Language Learning and Development","page":"1-23","source":"CrossRef","DOI":"10.1080/15475441.2016.1171771","ISSN":"1547-5441, 1547-3341","shortTitle":"Linking Language and Events","language":"en","author":[{"family":"Kline","given":"Melissa"},{"family":"Snedeker","given":"Jesse"},{"family":"Schulz","given":"Laura"}],"issued":{"date-parts":[["2016",5,11]]}}}],"schema":"https://github.com/citation-style-language/schema/raw/master/csl-citation.json"} </w:instrText>
      </w:r>
      <w:r w:rsidR="00603581">
        <w:fldChar w:fldCharType="separate"/>
      </w:r>
      <w:r w:rsidR="00603581">
        <w:rPr>
          <w:noProof/>
        </w:rPr>
        <w:t>Gleitman, 1990; Kline, Snedeker, &amp; Schulz, 2016)</w:t>
      </w:r>
      <w:r w:rsidR="00603581">
        <w:fldChar w:fldCharType="end"/>
      </w:r>
      <w:r w:rsidR="00F43838" w:rsidRPr="007A47A8">
        <w:t xml:space="preserve">. </w:t>
      </w:r>
      <w:r w:rsidR="00667529" w:rsidRPr="007A47A8">
        <w:t>These perspectives might differ in argument structure</w:t>
      </w:r>
      <w:ins w:id="67" w:author="Melissa Kline" w:date="2016-10-26T11:58:00Z">
        <w:r w:rsidR="00E80D05">
          <w:t>;</w:t>
        </w:r>
      </w:ins>
      <w:r w:rsidR="00667529" w:rsidRPr="007A47A8">
        <w:t xml:space="preserve"> a listener might </w:t>
      </w:r>
      <w:ins w:id="68" w:author="Melissa Kline" w:date="2016-10-26T11:58:00Z">
        <w:r w:rsidR="00E80D05">
          <w:t>need</w:t>
        </w:r>
        <w:r w:rsidR="00E80D05" w:rsidRPr="007A47A8">
          <w:t xml:space="preserve"> </w:t>
        </w:r>
      </w:ins>
      <w:r w:rsidR="00667529" w:rsidRPr="007A47A8">
        <w:t xml:space="preserve">to consider </w:t>
      </w:r>
      <w:ins w:id="69" w:author="Melissa Kline" w:date="2016-10-26T11:58:00Z">
        <w:r w:rsidR="00E80D05">
          <w:t>multiple</w:t>
        </w:r>
      </w:ins>
      <w:r w:rsidR="00667529" w:rsidRPr="007A47A8">
        <w:t xml:space="preserve"> argument sets: an agent and patient, an agent, theme, and recipient, and so</w:t>
      </w:r>
      <w:r w:rsidR="00667529">
        <w:t xml:space="preserve"> on. </w:t>
      </w:r>
      <w:ins w:id="70" w:author="Melissa Kline" w:date="2016-10-26T11:59:00Z">
        <w:r w:rsidR="00E80D05">
          <w:t>Furthermore, i</w:t>
        </w:r>
      </w:ins>
      <w:r w:rsidR="004A5579">
        <w:t>n</w:t>
      </w:r>
      <w:r w:rsidR="00F43838">
        <w:t xml:space="preserve"> the real world</w:t>
      </w:r>
      <w:r w:rsidR="002B56A4">
        <w:t xml:space="preserve"> many referents, </w:t>
      </w:r>
      <w:r w:rsidR="00F43838">
        <w:t xml:space="preserve">especially humans, </w:t>
      </w:r>
      <w:ins w:id="71" w:author="Melissa Kline" w:date="2016-10-26T12:00:00Z">
        <w:r w:rsidR="00E80D05">
          <w:t>can play many roles</w:t>
        </w:r>
      </w:ins>
      <w:r w:rsidR="00F43838">
        <w:t xml:space="preserve"> (e.g.,</w:t>
      </w:r>
      <w:ins w:id="72" w:author="Melissa Kline" w:date="2016-10-26T12:00:00Z">
        <w:r w:rsidR="00E80D05">
          <w:t xml:space="preserve"> agent and patient of</w:t>
        </w:r>
      </w:ins>
      <w:r w:rsidR="00F43838">
        <w:t xml:space="preserve"> </w:t>
      </w:r>
      <w:r w:rsidR="00F43838" w:rsidRPr="004E09A3">
        <w:rPr>
          <w:i/>
        </w:rPr>
        <w:t>hugging</w:t>
      </w:r>
      <w:r w:rsidR="004A5579">
        <w:t>), and s</w:t>
      </w:r>
      <w:r w:rsidR="002A476A">
        <w:t>ome</w:t>
      </w:r>
      <w:r w:rsidR="002A476A" w:rsidRPr="00885145">
        <w:t xml:space="preserve"> possible referent</w:t>
      </w:r>
      <w:ins w:id="73" w:author="Melissa Kline" w:date="2016-10-26T11:59:00Z">
        <w:r w:rsidR="00E80D05">
          <w:t xml:space="preserve"> pairs</w:t>
        </w:r>
      </w:ins>
      <w:r w:rsidR="002A476A" w:rsidRPr="00885145">
        <w:t xml:space="preserve"> will permit different interactions </w:t>
      </w:r>
      <w:r w:rsidR="004A5579">
        <w:t xml:space="preserve">due to either selectional restrictions or real-world knowledge. We may be able to use the current paradigm to address features of </w:t>
      </w:r>
      <w:ins w:id="74" w:author="Melissa Kline" w:date="2016-10-26T12:00:00Z">
        <w:r w:rsidR="00E80D05">
          <w:t xml:space="preserve">argument structure communication </w:t>
        </w:r>
      </w:ins>
      <w:r w:rsidR="004A5579">
        <w:t>like these:</w:t>
      </w:r>
      <w:r w:rsidR="00F43838" w:rsidRPr="00885145">
        <w:t xml:space="preserve"> if a speaker learns that </w:t>
      </w:r>
      <w:r w:rsidR="00F43838" w:rsidRPr="00885145">
        <w:rPr>
          <w:i/>
        </w:rPr>
        <w:t>wugging</w:t>
      </w:r>
      <w:r w:rsidR="004A5579">
        <w:t xml:space="preserve"> can be performed</w:t>
      </w:r>
      <w:r w:rsidR="002A476A">
        <w:t xml:space="preserve"> by animals </w:t>
      </w:r>
      <w:r w:rsidR="004A5579">
        <w:t>but not people</w:t>
      </w:r>
      <w:r w:rsidR="002A476A">
        <w:t xml:space="preserve">, </w:t>
      </w:r>
      <w:r w:rsidR="00F43838" w:rsidRPr="00885145">
        <w:t xml:space="preserve">will they take this information into account when designing utterances for a partner who does or doesn’t know this restriction? </w:t>
      </w:r>
      <w:r w:rsidR="002B56A4">
        <w:t>Ho</w:t>
      </w:r>
      <w:r w:rsidR="002A476A">
        <w:t>w far do parallels</w:t>
      </w:r>
      <w:ins w:id="75" w:author="Melissa Kline" w:date="2016-10-26T11:59:00Z">
        <w:r w:rsidR="00E80D05">
          <w:t xml:space="preserve"> between messages about object identity</w:t>
        </w:r>
      </w:ins>
      <w:r w:rsidR="002A476A">
        <w:t xml:space="preserve"> </w:t>
      </w:r>
      <w:ins w:id="76" w:author="Melissa Kline" w:date="2016-10-26T11:59:00Z">
        <w:r w:rsidR="00E80D05">
          <w:t xml:space="preserve">and propositions </w:t>
        </w:r>
      </w:ins>
      <w:ins w:id="77" w:author="Melissa Kline" w:date="2016-10-26T12:00:00Z">
        <w:r w:rsidR="00E80D05">
          <w:t xml:space="preserve">about the world (event descriptions) </w:t>
        </w:r>
      </w:ins>
      <w:r w:rsidR="002A476A">
        <w:t xml:space="preserve">extend? Which of the complexities of sentence-level predictability do speakers and listeners fold into their models of communicative context? </w:t>
      </w:r>
      <w:r w:rsidR="00F43838" w:rsidRPr="00885145">
        <w:t xml:space="preserve">Understanding </w:t>
      </w:r>
      <w:r w:rsidR="002B56A4">
        <w:t>the dynamics of utterance production in these contexts</w:t>
      </w:r>
      <w:r w:rsidR="004532AA">
        <w:t xml:space="preserve"> will</w:t>
      </w:r>
      <w:r w:rsidR="002A476A">
        <w:t xml:space="preserve"> </w:t>
      </w:r>
      <w:r w:rsidR="004A5579" w:rsidRPr="00885145">
        <w:t xml:space="preserve">further our understanding of how </w:t>
      </w:r>
      <w:r w:rsidR="004A5579">
        <w:t>even adults</w:t>
      </w:r>
      <w:r w:rsidR="004A5579" w:rsidRPr="00885145">
        <w:t xml:space="preserve"> calculate and use informativity to accomplish our communicative goals.</w:t>
      </w:r>
    </w:p>
    <w:p w14:paraId="7A109789" w14:textId="384B9A82" w:rsidR="007E578C" w:rsidRDefault="007E578C">
      <w:pPr>
        <w:spacing w:after="0" w:line="240" w:lineRule="auto"/>
        <w:rPr>
          <w:b/>
          <w:u w:val="single"/>
        </w:rPr>
      </w:pPr>
    </w:p>
    <w:p w14:paraId="3F21BD2E" w14:textId="77777777" w:rsidR="00915460" w:rsidRDefault="00915460" w:rsidP="007E578C">
      <w:pPr>
        <w:pStyle w:val="Bibliography"/>
        <w:spacing w:line="360" w:lineRule="auto"/>
        <w:rPr>
          <w:b/>
          <w:u w:val="single"/>
        </w:rPr>
      </w:pPr>
    </w:p>
    <w:p w14:paraId="0C637531" w14:textId="77777777" w:rsidR="00915460" w:rsidRDefault="00915460" w:rsidP="007E578C">
      <w:pPr>
        <w:pStyle w:val="Bibliography"/>
        <w:spacing w:line="360" w:lineRule="auto"/>
        <w:rPr>
          <w:b/>
          <w:u w:val="single"/>
        </w:rPr>
      </w:pPr>
    </w:p>
    <w:p w14:paraId="5E93865B" w14:textId="77777777" w:rsidR="00915460" w:rsidRDefault="00915460" w:rsidP="007E578C">
      <w:pPr>
        <w:pStyle w:val="Bibliography"/>
        <w:spacing w:line="360" w:lineRule="auto"/>
        <w:rPr>
          <w:b/>
          <w:u w:val="single"/>
        </w:rPr>
      </w:pPr>
    </w:p>
    <w:p w14:paraId="5C963BAE" w14:textId="77777777" w:rsidR="00915460" w:rsidRDefault="00915460" w:rsidP="007E578C">
      <w:pPr>
        <w:pStyle w:val="Bibliography"/>
        <w:spacing w:line="360" w:lineRule="auto"/>
        <w:rPr>
          <w:b/>
          <w:u w:val="single"/>
        </w:rPr>
      </w:pPr>
    </w:p>
    <w:p w14:paraId="0A7C6E43" w14:textId="77777777" w:rsidR="00915460" w:rsidRDefault="00915460" w:rsidP="007E578C">
      <w:pPr>
        <w:pStyle w:val="Bibliography"/>
        <w:spacing w:line="360" w:lineRule="auto"/>
        <w:rPr>
          <w:b/>
          <w:u w:val="single"/>
        </w:rPr>
      </w:pPr>
    </w:p>
    <w:p w14:paraId="629EB0F7" w14:textId="77777777" w:rsidR="00915460" w:rsidRDefault="00915460" w:rsidP="007E578C">
      <w:pPr>
        <w:pStyle w:val="Bibliography"/>
        <w:spacing w:line="360" w:lineRule="auto"/>
        <w:rPr>
          <w:b/>
          <w:u w:val="single"/>
        </w:rPr>
      </w:pPr>
    </w:p>
    <w:p w14:paraId="7CF7EF82" w14:textId="77777777" w:rsidR="00915460" w:rsidRDefault="00915460" w:rsidP="007E578C">
      <w:pPr>
        <w:pStyle w:val="Bibliography"/>
        <w:spacing w:line="360" w:lineRule="auto"/>
        <w:rPr>
          <w:b/>
          <w:u w:val="single"/>
        </w:rPr>
      </w:pPr>
    </w:p>
    <w:p w14:paraId="4EAC5120" w14:textId="77777777" w:rsidR="00915460" w:rsidRDefault="00915460" w:rsidP="007E578C">
      <w:pPr>
        <w:pStyle w:val="Bibliography"/>
        <w:spacing w:line="360" w:lineRule="auto"/>
        <w:rPr>
          <w:b/>
          <w:u w:val="single"/>
        </w:rPr>
      </w:pPr>
    </w:p>
    <w:p w14:paraId="43B11F0D" w14:textId="77777777" w:rsidR="00915460" w:rsidRDefault="00915460" w:rsidP="007E578C">
      <w:pPr>
        <w:pStyle w:val="Bibliography"/>
        <w:spacing w:line="360" w:lineRule="auto"/>
        <w:rPr>
          <w:b/>
          <w:u w:val="single"/>
        </w:rPr>
      </w:pPr>
    </w:p>
    <w:p w14:paraId="7F6414BC" w14:textId="77777777" w:rsidR="0015582E" w:rsidRDefault="0015582E" w:rsidP="007E578C">
      <w:pPr>
        <w:pStyle w:val="Bibliography"/>
        <w:spacing w:line="360" w:lineRule="auto"/>
        <w:rPr>
          <w:b/>
          <w:u w:val="single"/>
        </w:rPr>
      </w:pPr>
    </w:p>
    <w:p w14:paraId="3D7C5E11" w14:textId="77777777" w:rsidR="0015582E" w:rsidRDefault="0015582E" w:rsidP="007E578C">
      <w:pPr>
        <w:pStyle w:val="Bibliography"/>
        <w:spacing w:line="360" w:lineRule="auto"/>
        <w:rPr>
          <w:b/>
          <w:u w:val="single"/>
        </w:rPr>
      </w:pPr>
    </w:p>
    <w:p w14:paraId="0E95757C" w14:textId="77777777" w:rsidR="00D46B59" w:rsidRPr="00D46B59" w:rsidRDefault="00D46B59" w:rsidP="00D46B59">
      <w:pPr>
        <w:rPr>
          <w:ins w:id="78" w:author="Melissa Kline" w:date="2016-10-26T13:46:00Z"/>
        </w:rPr>
      </w:pPr>
    </w:p>
    <w:p w14:paraId="17158E30" w14:textId="0077414B" w:rsidR="00A6385F" w:rsidRDefault="00F43838" w:rsidP="00D46B59">
      <w:pPr>
        <w:pStyle w:val="Bibliography"/>
        <w:spacing w:line="360" w:lineRule="auto"/>
        <w:ind w:left="0" w:firstLine="0"/>
        <w:rPr>
          <w:b/>
          <w:u w:val="single"/>
        </w:rPr>
      </w:pPr>
      <w:r w:rsidRPr="00647973">
        <w:rPr>
          <w:b/>
          <w:u w:val="single"/>
        </w:rPr>
        <w:t>References</w:t>
      </w:r>
    </w:p>
    <w:p w14:paraId="01C5D65E" w14:textId="13389F56" w:rsidR="00F43838" w:rsidRDefault="00F43838" w:rsidP="007E578C">
      <w:pPr>
        <w:pStyle w:val="Bibliography"/>
        <w:spacing w:line="360" w:lineRule="auto"/>
      </w:pPr>
    </w:p>
    <w:p w14:paraId="21A20587" w14:textId="77777777" w:rsidR="004037D4" w:rsidRPr="004037D4" w:rsidRDefault="004037D4" w:rsidP="004037D4">
      <w:pPr>
        <w:pStyle w:val="Bibliography"/>
      </w:pPr>
      <w:r>
        <w:fldChar w:fldCharType="begin"/>
      </w:r>
      <w:r>
        <w:instrText xml:space="preserve"> ADDIN ZOTERO_BIBL {"custom":[]} CSL_BIBLIOGRAPHY </w:instrText>
      </w:r>
      <w:r>
        <w:fldChar w:fldCharType="separate"/>
      </w:r>
      <w:r w:rsidRPr="004037D4">
        <w:t xml:space="preserve">Aylett, M., &amp; Turk, A. (2004). The Smooth Signal Redundancy Hypothesis: A Functional Explanation for Relationships between Redundancy, Prosodic Prominence, and Duration in Spontaneous Speech. </w:t>
      </w:r>
      <w:r w:rsidRPr="004037D4">
        <w:rPr>
          <w:i/>
          <w:iCs/>
        </w:rPr>
        <w:t>Language and Speech</w:t>
      </w:r>
      <w:r w:rsidRPr="004037D4">
        <w:t xml:space="preserve">, </w:t>
      </w:r>
      <w:r w:rsidRPr="004037D4">
        <w:rPr>
          <w:i/>
          <w:iCs/>
        </w:rPr>
        <w:t>47</w:t>
      </w:r>
      <w:r w:rsidRPr="004037D4">
        <w:t>(1), 31–56. https://doi.org/10.1177/00238309040470010201</w:t>
      </w:r>
    </w:p>
    <w:p w14:paraId="5FBABDDE" w14:textId="77777777" w:rsidR="004037D4" w:rsidRPr="004037D4" w:rsidRDefault="004037D4" w:rsidP="004037D4">
      <w:pPr>
        <w:pStyle w:val="Bibliography"/>
      </w:pPr>
      <w:r w:rsidRPr="004037D4">
        <w:t xml:space="preserve">Brennan, S. E., &amp; Clark, H. H. (1996). Conceptual pacts and lexical choice in conversation. </w:t>
      </w:r>
      <w:r w:rsidRPr="004037D4">
        <w:rPr>
          <w:i/>
          <w:iCs/>
        </w:rPr>
        <w:t>Journal of Experimental Psychology. Learning, Memory, and Cognition</w:t>
      </w:r>
      <w:r w:rsidRPr="004037D4">
        <w:t xml:space="preserve">, </w:t>
      </w:r>
      <w:r w:rsidRPr="004037D4">
        <w:rPr>
          <w:i/>
          <w:iCs/>
        </w:rPr>
        <w:t>22</w:t>
      </w:r>
      <w:r w:rsidRPr="004037D4">
        <w:t>(6), 1482–1493.</w:t>
      </w:r>
    </w:p>
    <w:p w14:paraId="1A12E5D6" w14:textId="77777777" w:rsidR="004037D4" w:rsidRPr="004037D4" w:rsidRDefault="004037D4" w:rsidP="004037D4">
      <w:pPr>
        <w:pStyle w:val="Bibliography"/>
      </w:pPr>
      <w:r w:rsidRPr="004037D4">
        <w:t xml:space="preserve">Brooks, J., Groening, M., Jean, A., Scully, M., Sakal, R., &amp; 20th Century Fox Home Entertainment. (2007). </w:t>
      </w:r>
      <w:r w:rsidRPr="004037D4">
        <w:rPr>
          <w:i/>
          <w:iCs/>
        </w:rPr>
        <w:t>The Simpsons movie (Website)</w:t>
      </w:r>
      <w:r w:rsidRPr="004037D4">
        <w:t>. Retrieved from http://web.archive.org/web/20120317090828/http://www.simpsonsmovie.com</w:t>
      </w:r>
    </w:p>
    <w:p w14:paraId="620803B4" w14:textId="77777777" w:rsidR="004037D4" w:rsidRPr="004037D4" w:rsidRDefault="004037D4" w:rsidP="004037D4">
      <w:pPr>
        <w:pStyle w:val="Bibliography"/>
      </w:pPr>
      <w:r w:rsidRPr="004037D4">
        <w:t xml:space="preserve">Brown-Schmidt, S., &amp; Tanenhaus, M. (2008). Real-Time Investigation of Referential Domains in Unscripted Conversation: A Targeted Language Game Approach. </w:t>
      </w:r>
      <w:r w:rsidRPr="004037D4">
        <w:rPr>
          <w:i/>
          <w:iCs/>
        </w:rPr>
        <w:t>Cognitive Science: A Multidisciplinary Journal</w:t>
      </w:r>
      <w:r w:rsidRPr="004037D4">
        <w:t xml:space="preserve">, </w:t>
      </w:r>
      <w:r w:rsidRPr="004037D4">
        <w:rPr>
          <w:i/>
          <w:iCs/>
        </w:rPr>
        <w:t>32</w:t>
      </w:r>
      <w:r w:rsidRPr="004037D4">
        <w:t>(4), 643–684. https://doi.org/10.1080/03640210802066816</w:t>
      </w:r>
    </w:p>
    <w:p w14:paraId="6882FCBC" w14:textId="77777777" w:rsidR="004037D4" w:rsidRPr="004037D4" w:rsidRDefault="004037D4" w:rsidP="004037D4">
      <w:pPr>
        <w:pStyle w:val="Bibliography"/>
      </w:pPr>
      <w:r w:rsidRPr="004037D4">
        <w:t xml:space="preserve">Frank, M. C., &amp; Goodman, N. D. (2012). Predicting Pragmatic Reasoning in Language Games. </w:t>
      </w:r>
      <w:r w:rsidRPr="004037D4">
        <w:rPr>
          <w:i/>
          <w:iCs/>
        </w:rPr>
        <w:t>Science</w:t>
      </w:r>
      <w:r w:rsidRPr="004037D4">
        <w:t xml:space="preserve">, </w:t>
      </w:r>
      <w:r w:rsidRPr="004037D4">
        <w:rPr>
          <w:i/>
          <w:iCs/>
        </w:rPr>
        <w:t>336</w:t>
      </w:r>
      <w:r w:rsidRPr="004037D4">
        <w:t>(6084), 998–998. https://doi.org/10.1126/science.1218633</w:t>
      </w:r>
    </w:p>
    <w:p w14:paraId="0426AB2A" w14:textId="77777777" w:rsidR="004037D4" w:rsidRPr="004037D4" w:rsidRDefault="004037D4" w:rsidP="004037D4">
      <w:pPr>
        <w:pStyle w:val="Bibliography"/>
      </w:pPr>
      <w:r w:rsidRPr="004037D4">
        <w:t xml:space="preserve">Gleitman, L. R. (1990). The structural sources of verb meanings. </w:t>
      </w:r>
      <w:r w:rsidRPr="004037D4">
        <w:rPr>
          <w:i/>
          <w:iCs/>
        </w:rPr>
        <w:t>Language Acquisition</w:t>
      </w:r>
      <w:r w:rsidRPr="004037D4">
        <w:t xml:space="preserve">, </w:t>
      </w:r>
      <w:r w:rsidRPr="004037D4">
        <w:rPr>
          <w:i/>
          <w:iCs/>
        </w:rPr>
        <w:t>1</w:t>
      </w:r>
      <w:r w:rsidRPr="004037D4">
        <w:t>, 3–55.</w:t>
      </w:r>
    </w:p>
    <w:p w14:paraId="5A812F31" w14:textId="77777777" w:rsidR="004037D4" w:rsidRPr="004037D4" w:rsidRDefault="004037D4" w:rsidP="004037D4">
      <w:pPr>
        <w:pStyle w:val="Bibliography"/>
      </w:pPr>
      <w:r w:rsidRPr="004037D4">
        <w:t xml:space="preserve">Goodman, N., &amp; Frank, M. C. (In Press). Pragmatic Language Interpretation as Probabilistic Inference. </w:t>
      </w:r>
      <w:r w:rsidRPr="004037D4">
        <w:rPr>
          <w:i/>
          <w:iCs/>
        </w:rPr>
        <w:t>Trends in Cognitive Sciences</w:t>
      </w:r>
      <w:r w:rsidRPr="004037D4">
        <w:t>.</w:t>
      </w:r>
    </w:p>
    <w:p w14:paraId="28FC48D6" w14:textId="77777777" w:rsidR="004037D4" w:rsidRPr="004037D4" w:rsidRDefault="004037D4" w:rsidP="004037D4">
      <w:pPr>
        <w:pStyle w:val="Bibliography"/>
      </w:pPr>
      <w:r w:rsidRPr="004037D4">
        <w:t xml:space="preserve">Goodman, N., &amp; Stuhlmüller, A. (2013). Knowledge and Implicature: Modeling Language Understanding as Social Cognition. </w:t>
      </w:r>
      <w:r w:rsidRPr="004037D4">
        <w:rPr>
          <w:i/>
          <w:iCs/>
        </w:rPr>
        <w:t>Topics in Cognitive Science</w:t>
      </w:r>
      <w:r w:rsidRPr="004037D4">
        <w:t xml:space="preserve">, </w:t>
      </w:r>
      <w:r w:rsidRPr="004037D4">
        <w:rPr>
          <w:i/>
          <w:iCs/>
        </w:rPr>
        <w:t>5</w:t>
      </w:r>
      <w:r w:rsidRPr="004037D4">
        <w:t>(1), 173–184. https://doi.org/10.1111/tops.12007</w:t>
      </w:r>
    </w:p>
    <w:p w14:paraId="71831201" w14:textId="77777777" w:rsidR="004037D4" w:rsidRPr="004037D4" w:rsidRDefault="004037D4" w:rsidP="004037D4">
      <w:pPr>
        <w:pStyle w:val="Bibliography"/>
      </w:pPr>
      <w:r w:rsidRPr="004037D4">
        <w:t xml:space="preserve">Grice, H. (1975). Logic and Conversation. </w:t>
      </w:r>
      <w:r w:rsidRPr="004037D4">
        <w:rPr>
          <w:i/>
          <w:iCs/>
        </w:rPr>
        <w:t>Syntax and Semantics</w:t>
      </w:r>
      <w:r w:rsidRPr="004037D4">
        <w:t xml:space="preserve">, </w:t>
      </w:r>
      <w:r w:rsidRPr="004037D4">
        <w:rPr>
          <w:i/>
          <w:iCs/>
        </w:rPr>
        <w:t>3</w:t>
      </w:r>
      <w:r w:rsidRPr="004037D4">
        <w:t>, 41–58.</w:t>
      </w:r>
    </w:p>
    <w:p w14:paraId="4C56AF84" w14:textId="77777777" w:rsidR="004037D4" w:rsidRPr="004037D4" w:rsidRDefault="004037D4" w:rsidP="004037D4">
      <w:pPr>
        <w:pStyle w:val="Bibliography"/>
      </w:pPr>
      <w:r w:rsidRPr="004037D4">
        <w:t xml:space="preserve">Jaeger, T. F. (2010). Redundancy and reduction: Speakers manage syntactic information density. </w:t>
      </w:r>
      <w:r w:rsidRPr="004037D4">
        <w:rPr>
          <w:i/>
          <w:iCs/>
        </w:rPr>
        <w:t>Cognitive Psychology</w:t>
      </w:r>
      <w:r w:rsidRPr="004037D4">
        <w:t xml:space="preserve">, </w:t>
      </w:r>
      <w:r w:rsidRPr="004037D4">
        <w:rPr>
          <w:i/>
          <w:iCs/>
        </w:rPr>
        <w:t>61</w:t>
      </w:r>
      <w:r w:rsidRPr="004037D4">
        <w:t>(1), 23–62. https://doi.org/10.1016/j.cogpsych.2010.02.002</w:t>
      </w:r>
    </w:p>
    <w:p w14:paraId="34983E3C" w14:textId="77777777" w:rsidR="004037D4" w:rsidRPr="004037D4" w:rsidRDefault="004037D4" w:rsidP="004037D4">
      <w:pPr>
        <w:pStyle w:val="Bibliography"/>
      </w:pPr>
      <w:r w:rsidRPr="004037D4">
        <w:t>Kao, J. T., Levy, R., &amp; Goodman, N. D. (2013). The funny thing about incongruity: A computational model of humor in puns.</w:t>
      </w:r>
    </w:p>
    <w:p w14:paraId="4F98511F" w14:textId="77777777" w:rsidR="004037D4" w:rsidRPr="004037D4" w:rsidRDefault="004037D4" w:rsidP="004037D4">
      <w:pPr>
        <w:pStyle w:val="Bibliography"/>
      </w:pPr>
      <w:r w:rsidRPr="004037D4">
        <w:t xml:space="preserve">Kao, J. T., Wu, J. Y., Bergen, L., &amp; Goodman, N. (2014). Nonliteral understanding of number words. </w:t>
      </w:r>
      <w:r w:rsidRPr="004037D4">
        <w:rPr>
          <w:i/>
          <w:iCs/>
        </w:rPr>
        <w:t>Proceedings of the National Academy of Sciences</w:t>
      </w:r>
      <w:r w:rsidRPr="004037D4">
        <w:t xml:space="preserve">, </w:t>
      </w:r>
      <w:r w:rsidRPr="004037D4">
        <w:rPr>
          <w:i/>
          <w:iCs/>
        </w:rPr>
        <w:t>111</w:t>
      </w:r>
      <w:r w:rsidRPr="004037D4">
        <w:t>(33), 12002–12007. https://doi.org/10.1073/pnas.1407479111</w:t>
      </w:r>
    </w:p>
    <w:p w14:paraId="216CFD7C" w14:textId="77777777" w:rsidR="004037D4" w:rsidRPr="004037D4" w:rsidRDefault="004037D4" w:rsidP="004037D4">
      <w:pPr>
        <w:pStyle w:val="Bibliography"/>
      </w:pPr>
      <w:r w:rsidRPr="004037D4">
        <w:t xml:space="preserve">Keysar, B., Barr, D. J., &amp; Horton, W. S. (1998). The Egocentric Basis of Language Use: Insights From a Processing Approach. </w:t>
      </w:r>
      <w:r w:rsidRPr="004037D4">
        <w:rPr>
          <w:i/>
          <w:iCs/>
        </w:rPr>
        <w:t>Current Directions in Psychological Science</w:t>
      </w:r>
      <w:r w:rsidRPr="004037D4">
        <w:t xml:space="preserve">, </w:t>
      </w:r>
      <w:r w:rsidRPr="004037D4">
        <w:rPr>
          <w:i/>
          <w:iCs/>
        </w:rPr>
        <w:t>7</w:t>
      </w:r>
      <w:r w:rsidRPr="004037D4">
        <w:t>(2), 46–50. https://doi.org/10.1111/1467-8721.ep13175613</w:t>
      </w:r>
    </w:p>
    <w:p w14:paraId="6D45551C" w14:textId="77777777" w:rsidR="004037D4" w:rsidRPr="004037D4" w:rsidRDefault="004037D4" w:rsidP="004037D4">
      <w:pPr>
        <w:pStyle w:val="Bibliography"/>
      </w:pPr>
      <w:r w:rsidRPr="004037D4">
        <w:t xml:space="preserve">Kline, M., Snedeker, J., &amp; Schulz, L. (2016). Linking Language and Events: Spatiotemporal Cues Drive Children’s Expectations About the Meanings of Novel Transitive Verbs. </w:t>
      </w:r>
      <w:r w:rsidRPr="004037D4">
        <w:rPr>
          <w:i/>
          <w:iCs/>
        </w:rPr>
        <w:t>Language Learning and Development</w:t>
      </w:r>
      <w:r w:rsidRPr="004037D4">
        <w:t>, 1–23. https://doi.org/10.1080/15475441.2016.1171771</w:t>
      </w:r>
    </w:p>
    <w:p w14:paraId="17DF15ED" w14:textId="77777777" w:rsidR="004037D4" w:rsidRPr="004037D4" w:rsidRDefault="004037D4" w:rsidP="004037D4">
      <w:pPr>
        <w:pStyle w:val="Bibliography"/>
      </w:pPr>
      <w:r w:rsidRPr="004037D4">
        <w:t xml:space="preserve">Levy, R. (2008). Expectation-based syntactic comprehension. </w:t>
      </w:r>
      <w:r w:rsidRPr="004037D4">
        <w:rPr>
          <w:i/>
          <w:iCs/>
        </w:rPr>
        <w:t>Cognition</w:t>
      </w:r>
      <w:r w:rsidRPr="004037D4">
        <w:t xml:space="preserve">, </w:t>
      </w:r>
      <w:r w:rsidRPr="004037D4">
        <w:rPr>
          <w:i/>
          <w:iCs/>
        </w:rPr>
        <w:t>106</w:t>
      </w:r>
      <w:r w:rsidRPr="004037D4">
        <w:t>(3), 1126–1177. https://doi.org/10.1016/j.cognition.2007.05.006</w:t>
      </w:r>
    </w:p>
    <w:p w14:paraId="6458D739" w14:textId="77777777" w:rsidR="004037D4" w:rsidRPr="004037D4" w:rsidRDefault="004037D4" w:rsidP="004037D4">
      <w:pPr>
        <w:pStyle w:val="Bibliography"/>
      </w:pPr>
      <w:r w:rsidRPr="004037D4">
        <w:t xml:space="preserve">MacDonald, M. C. (2013). How language production shapes language form and comprehension. </w:t>
      </w:r>
      <w:r w:rsidRPr="004037D4">
        <w:rPr>
          <w:i/>
          <w:iCs/>
        </w:rPr>
        <w:t>Frontiers in Psychology</w:t>
      </w:r>
      <w:r w:rsidRPr="004037D4">
        <w:t xml:space="preserve">, </w:t>
      </w:r>
      <w:r w:rsidRPr="004037D4">
        <w:rPr>
          <w:i/>
          <w:iCs/>
        </w:rPr>
        <w:t>4</w:t>
      </w:r>
      <w:r w:rsidRPr="004037D4">
        <w:t>. https://doi.org/10.3389/fpsyg.2013.00226</w:t>
      </w:r>
    </w:p>
    <w:p w14:paraId="3F459367" w14:textId="77777777" w:rsidR="004037D4" w:rsidRPr="004037D4" w:rsidRDefault="004037D4" w:rsidP="004037D4">
      <w:pPr>
        <w:pStyle w:val="Bibliography"/>
      </w:pPr>
      <w:r w:rsidRPr="004037D4">
        <w:t xml:space="preserve">MacDonald, M. C., Pearlmutter, N. J., &amp; Seidenberg, M. S. (1994). Lexical nature of syntactic ambiguity resolution. </w:t>
      </w:r>
      <w:r w:rsidRPr="004037D4">
        <w:rPr>
          <w:i/>
          <w:iCs/>
        </w:rPr>
        <w:t>Psychological Review</w:t>
      </w:r>
      <w:r w:rsidRPr="004037D4">
        <w:t xml:space="preserve">, </w:t>
      </w:r>
      <w:r w:rsidRPr="004037D4">
        <w:rPr>
          <w:i/>
          <w:iCs/>
        </w:rPr>
        <w:t>101</w:t>
      </w:r>
      <w:r w:rsidRPr="004037D4">
        <w:t>(4), 676–703.</w:t>
      </w:r>
    </w:p>
    <w:p w14:paraId="6B34AD42" w14:textId="77777777" w:rsidR="004037D4" w:rsidRPr="004037D4" w:rsidRDefault="004037D4" w:rsidP="004037D4">
      <w:pPr>
        <w:pStyle w:val="Bibliography"/>
      </w:pPr>
      <w:r w:rsidRPr="004037D4">
        <w:t xml:space="preserve">Mahowald, K., Fedorenko, E., Piantadosi, S. T., &amp; Gibson, E. (2013). Info/information theory: Speakers choose shorter words in predictive contexts. </w:t>
      </w:r>
      <w:r w:rsidRPr="004037D4">
        <w:rPr>
          <w:i/>
          <w:iCs/>
        </w:rPr>
        <w:t>Cognition</w:t>
      </w:r>
      <w:r w:rsidRPr="004037D4">
        <w:t xml:space="preserve">, </w:t>
      </w:r>
      <w:r w:rsidRPr="004037D4">
        <w:rPr>
          <w:i/>
          <w:iCs/>
        </w:rPr>
        <w:t>126</w:t>
      </w:r>
      <w:r w:rsidRPr="004037D4">
        <w:t>(2), 313–318. https://doi.org/10.1016/j.cognition.2012.09.010</w:t>
      </w:r>
    </w:p>
    <w:p w14:paraId="5EE7AAD2" w14:textId="77777777" w:rsidR="004037D4" w:rsidRPr="004037D4" w:rsidRDefault="004037D4" w:rsidP="004037D4">
      <w:pPr>
        <w:pStyle w:val="Bibliography"/>
      </w:pPr>
      <w:r w:rsidRPr="004037D4">
        <w:t xml:space="preserve">Nadig, A. S., &amp; Sedivy, J. C. (2002). Evidence of Perspective-Taking Constraints in Children’s On-Line Reference Resolution. </w:t>
      </w:r>
      <w:r w:rsidRPr="004037D4">
        <w:rPr>
          <w:i/>
          <w:iCs/>
        </w:rPr>
        <w:t>Psychological Science</w:t>
      </w:r>
      <w:r w:rsidRPr="004037D4">
        <w:t xml:space="preserve">, </w:t>
      </w:r>
      <w:r w:rsidRPr="004037D4">
        <w:rPr>
          <w:i/>
          <w:iCs/>
        </w:rPr>
        <w:t>13</w:t>
      </w:r>
      <w:r w:rsidRPr="004037D4">
        <w:t>(4), 329–336.</w:t>
      </w:r>
    </w:p>
    <w:p w14:paraId="78911F37" w14:textId="77777777" w:rsidR="004037D4" w:rsidRPr="004037D4" w:rsidRDefault="004037D4" w:rsidP="004037D4">
      <w:pPr>
        <w:pStyle w:val="Bibliography"/>
      </w:pPr>
      <w:r w:rsidRPr="004037D4">
        <w:t xml:space="preserve">Pogue, A., Kurumada, C., &amp; Tanenhaus, M. K. (2016). Talker-Specific Generalization of Pragmatic Inferences based on Under- and Over-Informative Prenominal Adjective Use. </w:t>
      </w:r>
      <w:r w:rsidRPr="004037D4">
        <w:rPr>
          <w:i/>
          <w:iCs/>
        </w:rPr>
        <w:t>Frontiers in Psychology</w:t>
      </w:r>
      <w:r w:rsidRPr="004037D4">
        <w:t xml:space="preserve">, </w:t>
      </w:r>
      <w:r w:rsidRPr="004037D4">
        <w:rPr>
          <w:i/>
          <w:iCs/>
        </w:rPr>
        <w:t>6</w:t>
      </w:r>
      <w:r w:rsidRPr="004037D4">
        <w:t>. https://doi.org/10.3389/fpsyg.2015.02035</w:t>
      </w:r>
    </w:p>
    <w:p w14:paraId="72677484" w14:textId="77777777" w:rsidR="004037D4" w:rsidRPr="004037D4" w:rsidRDefault="004037D4" w:rsidP="004037D4">
      <w:pPr>
        <w:pStyle w:val="Bibliography"/>
      </w:pPr>
      <w:r w:rsidRPr="004037D4">
        <w:t xml:space="preserve">Resnik, P. (1996). Selectional constraints: An information-theoretic model and its computational realization. </w:t>
      </w:r>
      <w:r w:rsidRPr="004037D4">
        <w:rPr>
          <w:i/>
          <w:iCs/>
        </w:rPr>
        <w:t>Cognition</w:t>
      </w:r>
      <w:r w:rsidRPr="004037D4">
        <w:t xml:space="preserve">, </w:t>
      </w:r>
      <w:r w:rsidRPr="004037D4">
        <w:rPr>
          <w:i/>
          <w:iCs/>
        </w:rPr>
        <w:t>61</w:t>
      </w:r>
      <w:r w:rsidRPr="004037D4">
        <w:t>, 127–159.</w:t>
      </w:r>
    </w:p>
    <w:p w14:paraId="05EDEFC2" w14:textId="77777777" w:rsidR="004037D4" w:rsidRPr="004037D4" w:rsidRDefault="004037D4" w:rsidP="004037D4">
      <w:pPr>
        <w:pStyle w:val="Bibliography"/>
      </w:pPr>
      <w:r w:rsidRPr="004037D4">
        <w:t xml:space="preserve">Sedivy, J. (1999). Pragmatic versus form-based accounts of referential contrast: Evidence for effects of informativity expectations. </w:t>
      </w:r>
      <w:r w:rsidRPr="004037D4">
        <w:rPr>
          <w:i/>
          <w:iCs/>
        </w:rPr>
        <w:t>Journal of Psycholinguistic Research</w:t>
      </w:r>
      <w:r w:rsidRPr="004037D4">
        <w:t>.</w:t>
      </w:r>
    </w:p>
    <w:p w14:paraId="14138613" w14:textId="77777777" w:rsidR="004037D4" w:rsidRPr="004037D4" w:rsidRDefault="004037D4" w:rsidP="004037D4">
      <w:pPr>
        <w:pStyle w:val="Bibliography"/>
      </w:pPr>
      <w:r w:rsidRPr="004037D4">
        <w:t xml:space="preserve">Shannon, C. E. (1949). Communication in the Presence of Noise. </w:t>
      </w:r>
      <w:r w:rsidRPr="004037D4">
        <w:rPr>
          <w:i/>
          <w:iCs/>
        </w:rPr>
        <w:t>Proceedings of the IRE</w:t>
      </w:r>
      <w:r w:rsidRPr="004037D4">
        <w:t xml:space="preserve">, </w:t>
      </w:r>
      <w:r w:rsidRPr="004037D4">
        <w:rPr>
          <w:i/>
          <w:iCs/>
        </w:rPr>
        <w:t>37</w:t>
      </w:r>
      <w:r w:rsidRPr="004037D4">
        <w:t>(1), 10–21. https://doi.org/10.1109/JRPROC.1949.232969</w:t>
      </w:r>
    </w:p>
    <w:p w14:paraId="4C0B3AE7" w14:textId="77777777" w:rsidR="004037D4" w:rsidRPr="004037D4" w:rsidRDefault="004037D4" w:rsidP="004037D4">
      <w:pPr>
        <w:pStyle w:val="Bibliography"/>
      </w:pPr>
      <w:r w:rsidRPr="004037D4">
        <w:t xml:space="preserve">Stiller, A. J., Goodman, N., &amp; Frank, M. C. (2015). Ad-hoc Implicature in Preschool Children. </w:t>
      </w:r>
      <w:r w:rsidRPr="004037D4">
        <w:rPr>
          <w:i/>
          <w:iCs/>
        </w:rPr>
        <w:t>Language Learning and Development</w:t>
      </w:r>
      <w:r w:rsidRPr="004037D4">
        <w:t xml:space="preserve">, </w:t>
      </w:r>
      <w:r w:rsidRPr="004037D4">
        <w:rPr>
          <w:i/>
          <w:iCs/>
        </w:rPr>
        <w:t>11</w:t>
      </w:r>
      <w:r w:rsidRPr="004037D4">
        <w:t>(2), 176–190. https://doi.org/10.1080/15475441.2014.927328</w:t>
      </w:r>
    </w:p>
    <w:p w14:paraId="65DF8C01" w14:textId="77777777" w:rsidR="004037D4" w:rsidRPr="004037D4" w:rsidRDefault="004037D4" w:rsidP="004037D4">
      <w:pPr>
        <w:pStyle w:val="Bibliography"/>
      </w:pPr>
      <w:r w:rsidRPr="004037D4">
        <w:t xml:space="preserve">Tanenhaus, M. K., Spivey-Knowlton, M. J., Eberhard, K. M., &amp; Sedivy, J. (1995). Integration of visual and linguistic information in spoken language comprehension. </w:t>
      </w:r>
      <w:r w:rsidRPr="004037D4">
        <w:rPr>
          <w:i/>
          <w:iCs/>
        </w:rPr>
        <w:t>Science</w:t>
      </w:r>
      <w:r w:rsidRPr="004037D4">
        <w:t xml:space="preserve">, </w:t>
      </w:r>
      <w:r w:rsidRPr="004037D4">
        <w:rPr>
          <w:i/>
          <w:iCs/>
        </w:rPr>
        <w:t>268</w:t>
      </w:r>
      <w:r w:rsidRPr="004037D4">
        <w:t>(5217), 1632–1634.</w:t>
      </w:r>
    </w:p>
    <w:p w14:paraId="4C0AE545" w14:textId="77777777" w:rsidR="004037D4" w:rsidRPr="004037D4" w:rsidRDefault="004037D4" w:rsidP="004037D4">
      <w:pPr>
        <w:pStyle w:val="Bibliography"/>
      </w:pPr>
      <w:r w:rsidRPr="004037D4">
        <w:t xml:space="preserve">van Son, R. J. J. H., &amp; van Santen, J. P. H. (2005). Duration and spectral balance of intervocalic consonants: A case for efficient communication. </w:t>
      </w:r>
      <w:r w:rsidRPr="004037D4">
        <w:rPr>
          <w:i/>
          <w:iCs/>
        </w:rPr>
        <w:t>Speech Communication</w:t>
      </w:r>
      <w:r w:rsidRPr="004037D4">
        <w:t xml:space="preserve">, </w:t>
      </w:r>
      <w:r w:rsidRPr="004037D4">
        <w:rPr>
          <w:i/>
          <w:iCs/>
        </w:rPr>
        <w:t>47</w:t>
      </w:r>
      <w:r w:rsidRPr="004037D4">
        <w:t>(1–2), 100–123. https://doi.org/10.1016/j.specom.2005.06.005</w:t>
      </w:r>
    </w:p>
    <w:p w14:paraId="590A58EA" w14:textId="77777777" w:rsidR="004037D4" w:rsidRPr="004037D4" w:rsidRDefault="004037D4" w:rsidP="004037D4">
      <w:pPr>
        <w:pStyle w:val="Bibliography"/>
      </w:pPr>
      <w:r w:rsidRPr="004037D4">
        <w:t xml:space="preserve">Weel, J. (2008). </w:t>
      </w:r>
      <w:r w:rsidRPr="004037D4">
        <w:rPr>
          <w:i/>
          <w:iCs/>
        </w:rPr>
        <w:t>Willow, a Python library for economics</w:t>
      </w:r>
      <w:r w:rsidRPr="004037D4">
        <w:t>. Retrieved from http://econwillow.sourceforge.net/</w:t>
      </w:r>
    </w:p>
    <w:p w14:paraId="1DBD7951" w14:textId="1473B4CB" w:rsidR="002F41D1" w:rsidRDefault="004037D4" w:rsidP="007E578C">
      <w:r>
        <w:fldChar w:fldCharType="end"/>
      </w:r>
    </w:p>
    <w:sectPr w:rsidR="002F41D1" w:rsidSect="00232A9D">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CF6AAA" w14:textId="77777777" w:rsidR="001B1059" w:rsidRDefault="001B1059" w:rsidP="00F43838">
      <w:pPr>
        <w:spacing w:after="0" w:line="240" w:lineRule="auto"/>
      </w:pPr>
      <w:r>
        <w:separator/>
      </w:r>
    </w:p>
  </w:endnote>
  <w:endnote w:type="continuationSeparator" w:id="0">
    <w:p w14:paraId="78FF4EEC" w14:textId="77777777" w:rsidR="001B1059" w:rsidRDefault="001B1059" w:rsidP="00F43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A00002EF" w:usb1="4000207B" w:usb2="00000000" w:usb3="00000000" w:csb0="0000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00002A87" w:usb1="80000000" w:usb2="00000008"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44EAD5" w14:textId="77777777" w:rsidR="001B1059" w:rsidRDefault="001B1059" w:rsidP="00232A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F1DB00" w14:textId="77777777" w:rsidR="001B1059" w:rsidRDefault="001B105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2382FB" w14:textId="77777777" w:rsidR="001B1059" w:rsidRDefault="001B1059" w:rsidP="00232A9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E68B0">
      <w:rPr>
        <w:rStyle w:val="PageNumber"/>
        <w:noProof/>
      </w:rPr>
      <w:t>1</w:t>
    </w:r>
    <w:r>
      <w:rPr>
        <w:rStyle w:val="PageNumber"/>
      </w:rPr>
      <w:fldChar w:fldCharType="end"/>
    </w:r>
  </w:p>
  <w:p w14:paraId="54649539" w14:textId="77777777" w:rsidR="001B1059" w:rsidRDefault="001B105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E293F7" w14:textId="77777777" w:rsidR="001B1059" w:rsidRDefault="001B1059" w:rsidP="00F43838">
      <w:pPr>
        <w:spacing w:after="0" w:line="240" w:lineRule="auto"/>
      </w:pPr>
      <w:r>
        <w:separator/>
      </w:r>
    </w:p>
  </w:footnote>
  <w:footnote w:type="continuationSeparator" w:id="0">
    <w:p w14:paraId="0EEFBEF5" w14:textId="77777777" w:rsidR="001B1059" w:rsidRDefault="001B1059" w:rsidP="00F43838">
      <w:pPr>
        <w:spacing w:after="0" w:line="240" w:lineRule="auto"/>
      </w:pPr>
      <w:r>
        <w:continuationSeparator/>
      </w:r>
    </w:p>
  </w:footnote>
  <w:footnote w:id="1">
    <w:p w14:paraId="5C754945" w14:textId="0145B877" w:rsidR="001B1059" w:rsidRPr="00CF2BB2" w:rsidRDefault="001B1059" w:rsidP="00F43838">
      <w:pPr>
        <w:pStyle w:val="FootnoteText"/>
        <w:rPr>
          <w:sz w:val="22"/>
          <w:szCs w:val="22"/>
        </w:rPr>
      </w:pPr>
      <w:r w:rsidRPr="00CF2BB2">
        <w:rPr>
          <w:rStyle w:val="FootnoteReference"/>
          <w:sz w:val="22"/>
          <w:szCs w:val="22"/>
        </w:rPr>
        <w:footnoteRef/>
      </w:r>
      <w:r w:rsidRPr="00CF2BB2">
        <w:rPr>
          <w:sz w:val="22"/>
          <w:szCs w:val="22"/>
        </w:rPr>
        <w:t xml:space="preserve"> We tested just two values for the number of verbs </w:t>
      </w:r>
      <w:r>
        <w:rPr>
          <w:sz w:val="22"/>
          <w:szCs w:val="22"/>
        </w:rPr>
        <w:t>(</w:t>
      </w:r>
      <w:r w:rsidRPr="00CF2BB2">
        <w:rPr>
          <w:i/>
          <w:sz w:val="22"/>
          <w:szCs w:val="22"/>
        </w:rPr>
        <w:t>k</w:t>
      </w:r>
      <w:r>
        <w:rPr>
          <w:sz w:val="22"/>
          <w:szCs w:val="22"/>
        </w:rPr>
        <w:t xml:space="preserve">): 5 and 50); we use </w:t>
      </w:r>
      <w:r w:rsidRPr="005F5EEA">
        <w:rPr>
          <w:i/>
          <w:sz w:val="22"/>
          <w:szCs w:val="22"/>
        </w:rPr>
        <w:t>k</w:t>
      </w:r>
      <w:r>
        <w:rPr>
          <w:sz w:val="22"/>
          <w:szCs w:val="22"/>
        </w:rPr>
        <w:t xml:space="preserve">=5 in all models/graphs.  The effect of increasing </w:t>
      </w:r>
      <w:r w:rsidRPr="005F5EEA">
        <w:rPr>
          <w:i/>
          <w:sz w:val="22"/>
          <w:szCs w:val="22"/>
        </w:rPr>
        <w:t>k</w:t>
      </w:r>
      <w:r>
        <w:rPr>
          <w:sz w:val="22"/>
          <w:szCs w:val="22"/>
        </w:rPr>
        <w:t xml:space="preserve"> is to increase the likelihood of including the verb in an utterance.</w:t>
      </w:r>
    </w:p>
  </w:footnote>
  <w:footnote w:id="2">
    <w:p w14:paraId="1A88B888" w14:textId="77777777" w:rsidR="001B1059" w:rsidRDefault="001B1059" w:rsidP="00F43838">
      <w:pPr>
        <w:pStyle w:val="FootnoteText"/>
      </w:pPr>
      <w:r>
        <w:rPr>
          <w:rStyle w:val="FootnoteReference"/>
        </w:rPr>
        <w:footnoteRef/>
      </w:r>
      <w:r>
        <w:t xml:space="preserve"> </w:t>
      </w:r>
      <w:r w:rsidRPr="00CF2BB2">
        <w:rPr>
          <w:sz w:val="22"/>
          <w:szCs w:val="22"/>
        </w:rPr>
        <w:t>All model comparison p values are p &lt; 0.0001</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2575F"/>
    <w:multiLevelType w:val="hybridMultilevel"/>
    <w:tmpl w:val="3880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8D0487"/>
    <w:multiLevelType w:val="hybridMultilevel"/>
    <w:tmpl w:val="085C115C"/>
    <w:lvl w:ilvl="0" w:tplc="C972D25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675225"/>
    <w:multiLevelType w:val="hybridMultilevel"/>
    <w:tmpl w:val="753C10E8"/>
    <w:lvl w:ilvl="0" w:tplc="F6B2C1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AED7BBC"/>
    <w:multiLevelType w:val="hybridMultilevel"/>
    <w:tmpl w:val="A2EEF06A"/>
    <w:lvl w:ilvl="0" w:tplc="FB2C91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666698D"/>
    <w:multiLevelType w:val="hybridMultilevel"/>
    <w:tmpl w:val="BEB22536"/>
    <w:lvl w:ilvl="0" w:tplc="B8C27AAC">
      <w:start w:val="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3838"/>
    <w:rsid w:val="0004735B"/>
    <w:rsid w:val="00062C16"/>
    <w:rsid w:val="000731B1"/>
    <w:rsid w:val="000A02C2"/>
    <w:rsid w:val="000D0BAF"/>
    <w:rsid w:val="000D18BF"/>
    <w:rsid w:val="000E2EF8"/>
    <w:rsid w:val="00135486"/>
    <w:rsid w:val="001410D0"/>
    <w:rsid w:val="0015168D"/>
    <w:rsid w:val="0015582E"/>
    <w:rsid w:val="00162C7B"/>
    <w:rsid w:val="00174D96"/>
    <w:rsid w:val="001809B4"/>
    <w:rsid w:val="00195F4C"/>
    <w:rsid w:val="00196F93"/>
    <w:rsid w:val="001B1059"/>
    <w:rsid w:val="001C1F03"/>
    <w:rsid w:val="001E370D"/>
    <w:rsid w:val="001E3F64"/>
    <w:rsid w:val="00232278"/>
    <w:rsid w:val="00232A9D"/>
    <w:rsid w:val="0028342D"/>
    <w:rsid w:val="002A476A"/>
    <w:rsid w:val="002B56A4"/>
    <w:rsid w:val="002C7302"/>
    <w:rsid w:val="002D208C"/>
    <w:rsid w:val="002D53AB"/>
    <w:rsid w:val="002E79B3"/>
    <w:rsid w:val="002F41D1"/>
    <w:rsid w:val="002F4BC5"/>
    <w:rsid w:val="002F503B"/>
    <w:rsid w:val="002F60FB"/>
    <w:rsid w:val="003605DC"/>
    <w:rsid w:val="003767A1"/>
    <w:rsid w:val="0038275D"/>
    <w:rsid w:val="003914AA"/>
    <w:rsid w:val="003A2CD4"/>
    <w:rsid w:val="003B09A7"/>
    <w:rsid w:val="003B1F9D"/>
    <w:rsid w:val="003E4875"/>
    <w:rsid w:val="003E7153"/>
    <w:rsid w:val="004037D4"/>
    <w:rsid w:val="00451519"/>
    <w:rsid w:val="004532AA"/>
    <w:rsid w:val="004532AD"/>
    <w:rsid w:val="00467D9E"/>
    <w:rsid w:val="00471AAC"/>
    <w:rsid w:val="00474AD1"/>
    <w:rsid w:val="00474D52"/>
    <w:rsid w:val="004A5579"/>
    <w:rsid w:val="004B3A6B"/>
    <w:rsid w:val="004B5570"/>
    <w:rsid w:val="004D45AB"/>
    <w:rsid w:val="00506ABF"/>
    <w:rsid w:val="0050730D"/>
    <w:rsid w:val="005369FF"/>
    <w:rsid w:val="00563BEE"/>
    <w:rsid w:val="00592D08"/>
    <w:rsid w:val="00595A9A"/>
    <w:rsid w:val="005A36CE"/>
    <w:rsid w:val="005C08DF"/>
    <w:rsid w:val="005F5EEA"/>
    <w:rsid w:val="005F772E"/>
    <w:rsid w:val="00603581"/>
    <w:rsid w:val="00667529"/>
    <w:rsid w:val="006B3308"/>
    <w:rsid w:val="006E795A"/>
    <w:rsid w:val="007550FB"/>
    <w:rsid w:val="00762A95"/>
    <w:rsid w:val="00771C82"/>
    <w:rsid w:val="007A47A8"/>
    <w:rsid w:val="007A7D8B"/>
    <w:rsid w:val="007B635F"/>
    <w:rsid w:val="007C22C7"/>
    <w:rsid w:val="007E578C"/>
    <w:rsid w:val="007F217C"/>
    <w:rsid w:val="00824D88"/>
    <w:rsid w:val="008307BD"/>
    <w:rsid w:val="0083460E"/>
    <w:rsid w:val="00863FA9"/>
    <w:rsid w:val="008676F0"/>
    <w:rsid w:val="00871B3E"/>
    <w:rsid w:val="00884D3B"/>
    <w:rsid w:val="00887BE5"/>
    <w:rsid w:val="0089021D"/>
    <w:rsid w:val="008965D6"/>
    <w:rsid w:val="008B2345"/>
    <w:rsid w:val="008E68B0"/>
    <w:rsid w:val="00915460"/>
    <w:rsid w:val="00946337"/>
    <w:rsid w:val="00957693"/>
    <w:rsid w:val="009741E5"/>
    <w:rsid w:val="009747A1"/>
    <w:rsid w:val="009A1A51"/>
    <w:rsid w:val="009C5391"/>
    <w:rsid w:val="009F0CAA"/>
    <w:rsid w:val="00A13934"/>
    <w:rsid w:val="00A43B44"/>
    <w:rsid w:val="00A6385F"/>
    <w:rsid w:val="00A64A8A"/>
    <w:rsid w:val="00A67C56"/>
    <w:rsid w:val="00AB7531"/>
    <w:rsid w:val="00AC47E0"/>
    <w:rsid w:val="00AE52DD"/>
    <w:rsid w:val="00B20FF1"/>
    <w:rsid w:val="00B21E07"/>
    <w:rsid w:val="00B24D53"/>
    <w:rsid w:val="00B30E40"/>
    <w:rsid w:val="00B37973"/>
    <w:rsid w:val="00B442A2"/>
    <w:rsid w:val="00B57ABC"/>
    <w:rsid w:val="00B71527"/>
    <w:rsid w:val="00BA1269"/>
    <w:rsid w:val="00BA56C9"/>
    <w:rsid w:val="00BB7E8C"/>
    <w:rsid w:val="00BD0D8E"/>
    <w:rsid w:val="00BD16BE"/>
    <w:rsid w:val="00BD3442"/>
    <w:rsid w:val="00C0381B"/>
    <w:rsid w:val="00C54252"/>
    <w:rsid w:val="00C84076"/>
    <w:rsid w:val="00C96D49"/>
    <w:rsid w:val="00CB2765"/>
    <w:rsid w:val="00CC6395"/>
    <w:rsid w:val="00CE6989"/>
    <w:rsid w:val="00CE7B72"/>
    <w:rsid w:val="00CF2BB2"/>
    <w:rsid w:val="00D216A3"/>
    <w:rsid w:val="00D46B59"/>
    <w:rsid w:val="00D65F0D"/>
    <w:rsid w:val="00DB3F0F"/>
    <w:rsid w:val="00DB527C"/>
    <w:rsid w:val="00DE0D9B"/>
    <w:rsid w:val="00E028E3"/>
    <w:rsid w:val="00E43500"/>
    <w:rsid w:val="00E50050"/>
    <w:rsid w:val="00E52A4B"/>
    <w:rsid w:val="00E66C7B"/>
    <w:rsid w:val="00E73A4E"/>
    <w:rsid w:val="00E76492"/>
    <w:rsid w:val="00E802E7"/>
    <w:rsid w:val="00E80D05"/>
    <w:rsid w:val="00EC7AC2"/>
    <w:rsid w:val="00ED6FFF"/>
    <w:rsid w:val="00EE3E62"/>
    <w:rsid w:val="00EF7A4C"/>
    <w:rsid w:val="00F43838"/>
    <w:rsid w:val="00F51E36"/>
    <w:rsid w:val="00F55355"/>
    <w:rsid w:val="00F638D2"/>
    <w:rsid w:val="00F7737E"/>
    <w:rsid w:val="00F82017"/>
    <w:rsid w:val="00F97B77"/>
    <w:rsid w:val="00FA154B"/>
    <w:rsid w:val="00FE2335"/>
    <w:rsid w:val="00FE39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6823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838"/>
    <w:pPr>
      <w:spacing w:after="200" w:line="360" w:lineRule="auto"/>
    </w:pPr>
    <w:rPr>
      <w:rFonts w:ascii="Times New Roman" w:eastAsiaTheme="majorEastAsia" w:hAnsi="Times New Roman" w:cs="Times New Roman"/>
      <w:sz w:val="22"/>
      <w:szCs w:val="22"/>
    </w:rPr>
  </w:style>
  <w:style w:type="paragraph" w:styleId="Heading1">
    <w:name w:val="heading 1"/>
    <w:basedOn w:val="Normal"/>
    <w:next w:val="Normal"/>
    <w:link w:val="Heading1Char"/>
    <w:uiPriority w:val="9"/>
    <w:qFormat/>
    <w:rsid w:val="00F43838"/>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F43838"/>
    <w:pPr>
      <w:spacing w:before="200" w:line="271" w:lineRule="auto"/>
      <w:outlineLvl w:val="1"/>
    </w:pPr>
    <w:rPr>
      <w:rFonts w:asciiTheme="majorHAnsi" w:hAnsiTheme="majorHAnsi" w:cstheme="majorBidi"/>
      <w:smallCaps/>
      <w:sz w:val="28"/>
      <w:szCs w:val="28"/>
    </w:rPr>
  </w:style>
  <w:style w:type="paragraph" w:styleId="Heading3">
    <w:name w:val="heading 3"/>
    <w:basedOn w:val="Normal"/>
    <w:next w:val="Normal"/>
    <w:link w:val="Heading3Char"/>
    <w:uiPriority w:val="9"/>
    <w:unhideWhenUsed/>
    <w:qFormat/>
    <w:rsid w:val="00F43838"/>
    <w:pPr>
      <w:spacing w:before="200" w:line="271" w:lineRule="auto"/>
      <w:outlineLvl w:val="2"/>
    </w:pPr>
    <w:rPr>
      <w:rFonts w:asciiTheme="majorHAnsi" w:hAnsiTheme="majorHAnsi" w:cstheme="majorBidi"/>
      <w:i/>
      <w:iCs/>
      <w:smallCaps/>
      <w:spacing w:val="5"/>
      <w:sz w:val="26"/>
      <w:szCs w:val="26"/>
    </w:rPr>
  </w:style>
  <w:style w:type="paragraph" w:styleId="Heading4">
    <w:name w:val="heading 4"/>
    <w:basedOn w:val="Normal"/>
    <w:next w:val="Normal"/>
    <w:link w:val="Heading4Char"/>
    <w:uiPriority w:val="9"/>
    <w:unhideWhenUsed/>
    <w:qFormat/>
    <w:rsid w:val="00F43838"/>
    <w:pPr>
      <w:spacing w:line="271" w:lineRule="auto"/>
      <w:outlineLvl w:val="3"/>
    </w:pPr>
    <w:rPr>
      <w:rFonts w:asciiTheme="majorHAnsi" w:hAnsiTheme="majorHAnsi" w:cstheme="majorBidi"/>
      <w:b/>
      <w:bCs/>
      <w:spacing w:val="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838"/>
    <w:rPr>
      <w:rFonts w:ascii="Times New Roman" w:eastAsiaTheme="majorEastAsia" w:hAnsi="Times New Roman" w:cs="Times New Roman"/>
      <w:smallCaps/>
      <w:spacing w:val="5"/>
      <w:sz w:val="36"/>
      <w:szCs w:val="36"/>
    </w:rPr>
  </w:style>
  <w:style w:type="character" w:customStyle="1" w:styleId="Heading2Char">
    <w:name w:val="Heading 2 Char"/>
    <w:basedOn w:val="DefaultParagraphFont"/>
    <w:link w:val="Heading2"/>
    <w:uiPriority w:val="9"/>
    <w:rsid w:val="00F43838"/>
    <w:rPr>
      <w:rFonts w:asciiTheme="majorHAnsi" w:eastAsiaTheme="majorEastAsia" w:hAnsiTheme="majorHAnsi" w:cstheme="majorBidi"/>
      <w:smallCaps/>
      <w:sz w:val="28"/>
      <w:szCs w:val="28"/>
    </w:rPr>
  </w:style>
  <w:style w:type="character" w:customStyle="1" w:styleId="Heading3Char">
    <w:name w:val="Heading 3 Char"/>
    <w:basedOn w:val="DefaultParagraphFont"/>
    <w:link w:val="Heading3"/>
    <w:uiPriority w:val="9"/>
    <w:rsid w:val="00F43838"/>
    <w:rPr>
      <w:rFonts w:asciiTheme="majorHAnsi" w:eastAsiaTheme="majorEastAsia" w:hAnsiTheme="majorHAnsi" w:cstheme="majorBidi"/>
      <w:i/>
      <w:iCs/>
      <w:smallCaps/>
      <w:spacing w:val="5"/>
      <w:sz w:val="26"/>
      <w:szCs w:val="26"/>
    </w:rPr>
  </w:style>
  <w:style w:type="character" w:customStyle="1" w:styleId="Heading4Char">
    <w:name w:val="Heading 4 Char"/>
    <w:basedOn w:val="DefaultParagraphFont"/>
    <w:link w:val="Heading4"/>
    <w:uiPriority w:val="9"/>
    <w:rsid w:val="00F43838"/>
    <w:rPr>
      <w:rFonts w:asciiTheme="majorHAnsi" w:eastAsiaTheme="majorEastAsia" w:hAnsiTheme="majorHAnsi" w:cstheme="majorBidi"/>
      <w:b/>
      <w:bCs/>
      <w:spacing w:val="5"/>
    </w:rPr>
  </w:style>
  <w:style w:type="paragraph" w:styleId="ListParagraph">
    <w:name w:val="List Paragraph"/>
    <w:basedOn w:val="Normal"/>
    <w:uiPriority w:val="34"/>
    <w:qFormat/>
    <w:rsid w:val="00F43838"/>
    <w:pPr>
      <w:spacing w:after="0" w:line="240" w:lineRule="auto"/>
      <w:ind w:left="720"/>
      <w:contextualSpacing/>
    </w:pPr>
    <w:rPr>
      <w:rFonts w:asciiTheme="minorHAnsi" w:eastAsiaTheme="minorEastAsia" w:hAnsiTheme="minorHAnsi" w:cstheme="minorBidi"/>
      <w:sz w:val="24"/>
      <w:szCs w:val="24"/>
    </w:rPr>
  </w:style>
  <w:style w:type="character" w:styleId="FootnoteReference">
    <w:name w:val="footnote reference"/>
    <w:basedOn w:val="DefaultParagraphFont"/>
    <w:uiPriority w:val="99"/>
    <w:unhideWhenUsed/>
    <w:rsid w:val="00F43838"/>
    <w:rPr>
      <w:vertAlign w:val="superscript"/>
    </w:rPr>
  </w:style>
  <w:style w:type="paragraph" w:styleId="FootnoteText">
    <w:name w:val="footnote text"/>
    <w:basedOn w:val="Normal"/>
    <w:link w:val="FootnoteTextChar"/>
    <w:uiPriority w:val="99"/>
    <w:rsid w:val="00F43838"/>
    <w:pPr>
      <w:tabs>
        <w:tab w:val="left" w:pos="720"/>
      </w:tabs>
      <w:suppressAutoHyphens/>
      <w:spacing w:after="0" w:line="240" w:lineRule="auto"/>
    </w:pPr>
    <w:rPr>
      <w:rFonts w:ascii="Times" w:eastAsia="Times" w:hAnsi="Times"/>
      <w:color w:val="00000A"/>
      <w:sz w:val="24"/>
      <w:szCs w:val="24"/>
    </w:rPr>
  </w:style>
  <w:style w:type="character" w:customStyle="1" w:styleId="FootnoteTextChar">
    <w:name w:val="Footnote Text Char"/>
    <w:basedOn w:val="DefaultParagraphFont"/>
    <w:link w:val="FootnoteText"/>
    <w:uiPriority w:val="99"/>
    <w:rsid w:val="00F43838"/>
    <w:rPr>
      <w:rFonts w:ascii="Times" w:eastAsia="Times" w:hAnsi="Times" w:cs="Times New Roman"/>
      <w:color w:val="00000A"/>
    </w:rPr>
  </w:style>
  <w:style w:type="paragraph" w:styleId="BalloonText">
    <w:name w:val="Balloon Text"/>
    <w:basedOn w:val="Normal"/>
    <w:link w:val="BalloonTextChar"/>
    <w:uiPriority w:val="99"/>
    <w:semiHidden/>
    <w:unhideWhenUsed/>
    <w:rsid w:val="00F4383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838"/>
    <w:rPr>
      <w:rFonts w:ascii="Lucida Grande" w:eastAsiaTheme="majorEastAsia" w:hAnsi="Lucida Grande" w:cs="Lucida Grande"/>
      <w:sz w:val="18"/>
      <w:szCs w:val="18"/>
    </w:rPr>
  </w:style>
  <w:style w:type="paragraph" w:styleId="Bibliography">
    <w:name w:val="Bibliography"/>
    <w:basedOn w:val="Normal"/>
    <w:next w:val="Normal"/>
    <w:uiPriority w:val="37"/>
    <w:unhideWhenUsed/>
    <w:rsid w:val="00F43838"/>
    <w:pPr>
      <w:spacing w:after="0" w:line="480" w:lineRule="auto"/>
      <w:ind w:left="720" w:hanging="720"/>
    </w:pPr>
  </w:style>
  <w:style w:type="character" w:styleId="CommentReference">
    <w:name w:val="annotation reference"/>
    <w:basedOn w:val="DefaultParagraphFont"/>
    <w:uiPriority w:val="99"/>
    <w:semiHidden/>
    <w:unhideWhenUsed/>
    <w:rsid w:val="00F43838"/>
    <w:rPr>
      <w:sz w:val="18"/>
      <w:szCs w:val="18"/>
    </w:rPr>
  </w:style>
  <w:style w:type="paragraph" w:styleId="CommentText">
    <w:name w:val="annotation text"/>
    <w:basedOn w:val="Normal"/>
    <w:link w:val="CommentTextChar"/>
    <w:uiPriority w:val="99"/>
    <w:unhideWhenUsed/>
    <w:rsid w:val="00F43838"/>
    <w:pPr>
      <w:spacing w:line="240" w:lineRule="auto"/>
    </w:pPr>
    <w:rPr>
      <w:sz w:val="24"/>
      <w:szCs w:val="24"/>
    </w:rPr>
  </w:style>
  <w:style w:type="character" w:customStyle="1" w:styleId="CommentTextChar">
    <w:name w:val="Comment Text Char"/>
    <w:basedOn w:val="DefaultParagraphFont"/>
    <w:link w:val="CommentText"/>
    <w:uiPriority w:val="99"/>
    <w:rsid w:val="00F43838"/>
    <w:rPr>
      <w:rFonts w:ascii="Times New Roman" w:eastAsiaTheme="majorEastAsia" w:hAnsi="Times New Roman" w:cs="Times New Roman"/>
    </w:rPr>
  </w:style>
  <w:style w:type="paragraph" w:styleId="CommentSubject">
    <w:name w:val="annotation subject"/>
    <w:basedOn w:val="CommentText"/>
    <w:next w:val="CommentText"/>
    <w:link w:val="CommentSubjectChar"/>
    <w:uiPriority w:val="99"/>
    <w:semiHidden/>
    <w:unhideWhenUsed/>
    <w:rsid w:val="00F43838"/>
    <w:rPr>
      <w:b/>
      <w:bCs/>
      <w:sz w:val="20"/>
      <w:szCs w:val="20"/>
    </w:rPr>
  </w:style>
  <w:style w:type="character" w:customStyle="1" w:styleId="CommentSubjectChar">
    <w:name w:val="Comment Subject Char"/>
    <w:basedOn w:val="CommentTextChar"/>
    <w:link w:val="CommentSubject"/>
    <w:uiPriority w:val="99"/>
    <w:semiHidden/>
    <w:rsid w:val="00F43838"/>
    <w:rPr>
      <w:rFonts w:ascii="Times New Roman" w:eastAsiaTheme="majorEastAsia" w:hAnsi="Times New Roman" w:cs="Times New Roman"/>
      <w:b/>
      <w:bCs/>
      <w:sz w:val="20"/>
      <w:szCs w:val="20"/>
    </w:rPr>
  </w:style>
  <w:style w:type="character" w:styleId="Hyperlink">
    <w:name w:val="Hyperlink"/>
    <w:basedOn w:val="DefaultParagraphFont"/>
    <w:uiPriority w:val="99"/>
    <w:unhideWhenUsed/>
    <w:rsid w:val="00F43838"/>
    <w:rPr>
      <w:color w:val="0000FF" w:themeColor="hyperlink"/>
      <w:u w:val="single"/>
    </w:rPr>
  </w:style>
  <w:style w:type="character" w:customStyle="1" w:styleId="apple-converted-space">
    <w:name w:val="apple-converted-space"/>
    <w:basedOn w:val="DefaultParagraphFont"/>
    <w:rsid w:val="00F43838"/>
  </w:style>
  <w:style w:type="paragraph" w:styleId="NormalWeb">
    <w:name w:val="Normal (Web)"/>
    <w:basedOn w:val="Normal"/>
    <w:uiPriority w:val="99"/>
    <w:semiHidden/>
    <w:unhideWhenUsed/>
    <w:rsid w:val="00F43838"/>
    <w:pPr>
      <w:spacing w:before="100" w:beforeAutospacing="1" w:after="100" w:afterAutospacing="1" w:line="240" w:lineRule="auto"/>
    </w:pPr>
    <w:rPr>
      <w:rFonts w:ascii="Times" w:eastAsiaTheme="minorEastAsia" w:hAnsi="Times"/>
      <w:sz w:val="20"/>
      <w:szCs w:val="20"/>
    </w:rPr>
  </w:style>
  <w:style w:type="character" w:styleId="PlaceholderText">
    <w:name w:val="Placeholder Text"/>
    <w:basedOn w:val="DefaultParagraphFont"/>
    <w:uiPriority w:val="99"/>
    <w:semiHidden/>
    <w:rsid w:val="00F43838"/>
    <w:rPr>
      <w:color w:val="808080"/>
    </w:rPr>
  </w:style>
  <w:style w:type="paragraph" w:styleId="Footer">
    <w:name w:val="footer"/>
    <w:basedOn w:val="Normal"/>
    <w:link w:val="FooterChar"/>
    <w:uiPriority w:val="99"/>
    <w:unhideWhenUsed/>
    <w:rsid w:val="00F438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F43838"/>
    <w:rPr>
      <w:rFonts w:ascii="Times New Roman" w:eastAsiaTheme="majorEastAsia" w:hAnsi="Times New Roman" w:cs="Times New Roman"/>
      <w:sz w:val="22"/>
      <w:szCs w:val="22"/>
    </w:rPr>
  </w:style>
  <w:style w:type="character" w:styleId="PageNumber">
    <w:name w:val="page number"/>
    <w:basedOn w:val="DefaultParagraphFont"/>
    <w:uiPriority w:val="99"/>
    <w:semiHidden/>
    <w:unhideWhenUsed/>
    <w:rsid w:val="00F43838"/>
  </w:style>
  <w:style w:type="character" w:styleId="Emphasis">
    <w:name w:val="Emphasis"/>
    <w:basedOn w:val="DefaultParagraphFont"/>
    <w:uiPriority w:val="20"/>
    <w:qFormat/>
    <w:rsid w:val="00F43838"/>
    <w:rPr>
      <w:i/>
      <w:iCs/>
    </w:rPr>
  </w:style>
  <w:style w:type="paragraph" w:styleId="Revision">
    <w:name w:val="Revision"/>
    <w:hidden/>
    <w:uiPriority w:val="99"/>
    <w:semiHidden/>
    <w:rsid w:val="00F43838"/>
    <w:rPr>
      <w:rFonts w:ascii="Times New Roman" w:eastAsiaTheme="majorEastAsia" w:hAnsi="Times New Roman" w:cs="Times New Roman"/>
      <w:sz w:val="22"/>
      <w:szCs w:val="22"/>
    </w:rPr>
  </w:style>
  <w:style w:type="character" w:styleId="FollowedHyperlink">
    <w:name w:val="FollowedHyperlink"/>
    <w:basedOn w:val="DefaultParagraphFont"/>
    <w:uiPriority w:val="99"/>
    <w:semiHidden/>
    <w:unhideWhenUsed/>
    <w:rsid w:val="00F4383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838"/>
    <w:pPr>
      <w:spacing w:after="200" w:line="360" w:lineRule="auto"/>
    </w:pPr>
    <w:rPr>
      <w:rFonts w:ascii="Times New Roman" w:eastAsiaTheme="majorEastAsia" w:hAnsi="Times New Roman" w:cs="Times New Roman"/>
      <w:sz w:val="22"/>
      <w:szCs w:val="22"/>
    </w:rPr>
  </w:style>
  <w:style w:type="paragraph" w:styleId="Heading1">
    <w:name w:val="heading 1"/>
    <w:basedOn w:val="Normal"/>
    <w:next w:val="Normal"/>
    <w:link w:val="Heading1Char"/>
    <w:uiPriority w:val="9"/>
    <w:qFormat/>
    <w:rsid w:val="00F43838"/>
    <w:pPr>
      <w:spacing w:before="48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F43838"/>
    <w:pPr>
      <w:spacing w:before="200" w:line="271" w:lineRule="auto"/>
      <w:outlineLvl w:val="1"/>
    </w:pPr>
    <w:rPr>
      <w:rFonts w:asciiTheme="majorHAnsi" w:hAnsiTheme="majorHAnsi" w:cstheme="majorBidi"/>
      <w:smallCaps/>
      <w:sz w:val="28"/>
      <w:szCs w:val="28"/>
    </w:rPr>
  </w:style>
  <w:style w:type="paragraph" w:styleId="Heading3">
    <w:name w:val="heading 3"/>
    <w:basedOn w:val="Normal"/>
    <w:next w:val="Normal"/>
    <w:link w:val="Heading3Char"/>
    <w:uiPriority w:val="9"/>
    <w:unhideWhenUsed/>
    <w:qFormat/>
    <w:rsid w:val="00F43838"/>
    <w:pPr>
      <w:spacing w:before="200" w:line="271" w:lineRule="auto"/>
      <w:outlineLvl w:val="2"/>
    </w:pPr>
    <w:rPr>
      <w:rFonts w:asciiTheme="majorHAnsi" w:hAnsiTheme="majorHAnsi" w:cstheme="majorBidi"/>
      <w:i/>
      <w:iCs/>
      <w:smallCaps/>
      <w:spacing w:val="5"/>
      <w:sz w:val="26"/>
      <w:szCs w:val="26"/>
    </w:rPr>
  </w:style>
  <w:style w:type="paragraph" w:styleId="Heading4">
    <w:name w:val="heading 4"/>
    <w:basedOn w:val="Normal"/>
    <w:next w:val="Normal"/>
    <w:link w:val="Heading4Char"/>
    <w:uiPriority w:val="9"/>
    <w:unhideWhenUsed/>
    <w:qFormat/>
    <w:rsid w:val="00F43838"/>
    <w:pPr>
      <w:spacing w:line="271" w:lineRule="auto"/>
      <w:outlineLvl w:val="3"/>
    </w:pPr>
    <w:rPr>
      <w:rFonts w:asciiTheme="majorHAnsi" w:hAnsiTheme="majorHAnsi" w:cstheme="majorBidi"/>
      <w:b/>
      <w:bCs/>
      <w:spacing w:val="5"/>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3838"/>
    <w:rPr>
      <w:rFonts w:ascii="Times New Roman" w:eastAsiaTheme="majorEastAsia" w:hAnsi="Times New Roman" w:cs="Times New Roman"/>
      <w:smallCaps/>
      <w:spacing w:val="5"/>
      <w:sz w:val="36"/>
      <w:szCs w:val="36"/>
    </w:rPr>
  </w:style>
  <w:style w:type="character" w:customStyle="1" w:styleId="Heading2Char">
    <w:name w:val="Heading 2 Char"/>
    <w:basedOn w:val="DefaultParagraphFont"/>
    <w:link w:val="Heading2"/>
    <w:uiPriority w:val="9"/>
    <w:rsid w:val="00F43838"/>
    <w:rPr>
      <w:rFonts w:asciiTheme="majorHAnsi" w:eastAsiaTheme="majorEastAsia" w:hAnsiTheme="majorHAnsi" w:cstheme="majorBidi"/>
      <w:smallCaps/>
      <w:sz w:val="28"/>
      <w:szCs w:val="28"/>
    </w:rPr>
  </w:style>
  <w:style w:type="character" w:customStyle="1" w:styleId="Heading3Char">
    <w:name w:val="Heading 3 Char"/>
    <w:basedOn w:val="DefaultParagraphFont"/>
    <w:link w:val="Heading3"/>
    <w:uiPriority w:val="9"/>
    <w:rsid w:val="00F43838"/>
    <w:rPr>
      <w:rFonts w:asciiTheme="majorHAnsi" w:eastAsiaTheme="majorEastAsia" w:hAnsiTheme="majorHAnsi" w:cstheme="majorBidi"/>
      <w:i/>
      <w:iCs/>
      <w:smallCaps/>
      <w:spacing w:val="5"/>
      <w:sz w:val="26"/>
      <w:szCs w:val="26"/>
    </w:rPr>
  </w:style>
  <w:style w:type="character" w:customStyle="1" w:styleId="Heading4Char">
    <w:name w:val="Heading 4 Char"/>
    <w:basedOn w:val="DefaultParagraphFont"/>
    <w:link w:val="Heading4"/>
    <w:uiPriority w:val="9"/>
    <w:rsid w:val="00F43838"/>
    <w:rPr>
      <w:rFonts w:asciiTheme="majorHAnsi" w:eastAsiaTheme="majorEastAsia" w:hAnsiTheme="majorHAnsi" w:cstheme="majorBidi"/>
      <w:b/>
      <w:bCs/>
      <w:spacing w:val="5"/>
    </w:rPr>
  </w:style>
  <w:style w:type="paragraph" w:styleId="ListParagraph">
    <w:name w:val="List Paragraph"/>
    <w:basedOn w:val="Normal"/>
    <w:uiPriority w:val="34"/>
    <w:qFormat/>
    <w:rsid w:val="00F43838"/>
    <w:pPr>
      <w:spacing w:after="0" w:line="240" w:lineRule="auto"/>
      <w:ind w:left="720"/>
      <w:contextualSpacing/>
    </w:pPr>
    <w:rPr>
      <w:rFonts w:asciiTheme="minorHAnsi" w:eastAsiaTheme="minorEastAsia" w:hAnsiTheme="minorHAnsi" w:cstheme="minorBidi"/>
      <w:sz w:val="24"/>
      <w:szCs w:val="24"/>
    </w:rPr>
  </w:style>
  <w:style w:type="character" w:styleId="FootnoteReference">
    <w:name w:val="footnote reference"/>
    <w:basedOn w:val="DefaultParagraphFont"/>
    <w:uiPriority w:val="99"/>
    <w:unhideWhenUsed/>
    <w:rsid w:val="00F43838"/>
    <w:rPr>
      <w:vertAlign w:val="superscript"/>
    </w:rPr>
  </w:style>
  <w:style w:type="paragraph" w:styleId="FootnoteText">
    <w:name w:val="footnote text"/>
    <w:basedOn w:val="Normal"/>
    <w:link w:val="FootnoteTextChar"/>
    <w:uiPriority w:val="99"/>
    <w:rsid w:val="00F43838"/>
    <w:pPr>
      <w:tabs>
        <w:tab w:val="left" w:pos="720"/>
      </w:tabs>
      <w:suppressAutoHyphens/>
      <w:spacing w:after="0" w:line="240" w:lineRule="auto"/>
    </w:pPr>
    <w:rPr>
      <w:rFonts w:ascii="Times" w:eastAsia="Times" w:hAnsi="Times"/>
      <w:color w:val="00000A"/>
      <w:sz w:val="24"/>
      <w:szCs w:val="24"/>
    </w:rPr>
  </w:style>
  <w:style w:type="character" w:customStyle="1" w:styleId="FootnoteTextChar">
    <w:name w:val="Footnote Text Char"/>
    <w:basedOn w:val="DefaultParagraphFont"/>
    <w:link w:val="FootnoteText"/>
    <w:uiPriority w:val="99"/>
    <w:rsid w:val="00F43838"/>
    <w:rPr>
      <w:rFonts w:ascii="Times" w:eastAsia="Times" w:hAnsi="Times" w:cs="Times New Roman"/>
      <w:color w:val="00000A"/>
    </w:rPr>
  </w:style>
  <w:style w:type="paragraph" w:styleId="BalloonText">
    <w:name w:val="Balloon Text"/>
    <w:basedOn w:val="Normal"/>
    <w:link w:val="BalloonTextChar"/>
    <w:uiPriority w:val="99"/>
    <w:semiHidden/>
    <w:unhideWhenUsed/>
    <w:rsid w:val="00F4383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43838"/>
    <w:rPr>
      <w:rFonts w:ascii="Lucida Grande" w:eastAsiaTheme="majorEastAsia" w:hAnsi="Lucida Grande" w:cs="Lucida Grande"/>
      <w:sz w:val="18"/>
      <w:szCs w:val="18"/>
    </w:rPr>
  </w:style>
  <w:style w:type="paragraph" w:styleId="Bibliography">
    <w:name w:val="Bibliography"/>
    <w:basedOn w:val="Normal"/>
    <w:next w:val="Normal"/>
    <w:uiPriority w:val="37"/>
    <w:unhideWhenUsed/>
    <w:rsid w:val="00F43838"/>
    <w:pPr>
      <w:spacing w:after="0" w:line="480" w:lineRule="auto"/>
      <w:ind w:left="720" w:hanging="720"/>
    </w:pPr>
  </w:style>
  <w:style w:type="character" w:styleId="CommentReference">
    <w:name w:val="annotation reference"/>
    <w:basedOn w:val="DefaultParagraphFont"/>
    <w:uiPriority w:val="99"/>
    <w:semiHidden/>
    <w:unhideWhenUsed/>
    <w:rsid w:val="00F43838"/>
    <w:rPr>
      <w:sz w:val="18"/>
      <w:szCs w:val="18"/>
    </w:rPr>
  </w:style>
  <w:style w:type="paragraph" w:styleId="CommentText">
    <w:name w:val="annotation text"/>
    <w:basedOn w:val="Normal"/>
    <w:link w:val="CommentTextChar"/>
    <w:uiPriority w:val="99"/>
    <w:unhideWhenUsed/>
    <w:rsid w:val="00F43838"/>
    <w:pPr>
      <w:spacing w:line="240" w:lineRule="auto"/>
    </w:pPr>
    <w:rPr>
      <w:sz w:val="24"/>
      <w:szCs w:val="24"/>
    </w:rPr>
  </w:style>
  <w:style w:type="character" w:customStyle="1" w:styleId="CommentTextChar">
    <w:name w:val="Comment Text Char"/>
    <w:basedOn w:val="DefaultParagraphFont"/>
    <w:link w:val="CommentText"/>
    <w:uiPriority w:val="99"/>
    <w:rsid w:val="00F43838"/>
    <w:rPr>
      <w:rFonts w:ascii="Times New Roman" w:eastAsiaTheme="majorEastAsia" w:hAnsi="Times New Roman" w:cs="Times New Roman"/>
    </w:rPr>
  </w:style>
  <w:style w:type="paragraph" w:styleId="CommentSubject">
    <w:name w:val="annotation subject"/>
    <w:basedOn w:val="CommentText"/>
    <w:next w:val="CommentText"/>
    <w:link w:val="CommentSubjectChar"/>
    <w:uiPriority w:val="99"/>
    <w:semiHidden/>
    <w:unhideWhenUsed/>
    <w:rsid w:val="00F43838"/>
    <w:rPr>
      <w:b/>
      <w:bCs/>
      <w:sz w:val="20"/>
      <w:szCs w:val="20"/>
    </w:rPr>
  </w:style>
  <w:style w:type="character" w:customStyle="1" w:styleId="CommentSubjectChar">
    <w:name w:val="Comment Subject Char"/>
    <w:basedOn w:val="CommentTextChar"/>
    <w:link w:val="CommentSubject"/>
    <w:uiPriority w:val="99"/>
    <w:semiHidden/>
    <w:rsid w:val="00F43838"/>
    <w:rPr>
      <w:rFonts w:ascii="Times New Roman" w:eastAsiaTheme="majorEastAsia" w:hAnsi="Times New Roman" w:cs="Times New Roman"/>
      <w:b/>
      <w:bCs/>
      <w:sz w:val="20"/>
      <w:szCs w:val="20"/>
    </w:rPr>
  </w:style>
  <w:style w:type="character" w:styleId="Hyperlink">
    <w:name w:val="Hyperlink"/>
    <w:basedOn w:val="DefaultParagraphFont"/>
    <w:uiPriority w:val="99"/>
    <w:unhideWhenUsed/>
    <w:rsid w:val="00F43838"/>
    <w:rPr>
      <w:color w:val="0000FF" w:themeColor="hyperlink"/>
      <w:u w:val="single"/>
    </w:rPr>
  </w:style>
  <w:style w:type="character" w:customStyle="1" w:styleId="apple-converted-space">
    <w:name w:val="apple-converted-space"/>
    <w:basedOn w:val="DefaultParagraphFont"/>
    <w:rsid w:val="00F43838"/>
  </w:style>
  <w:style w:type="paragraph" w:styleId="NormalWeb">
    <w:name w:val="Normal (Web)"/>
    <w:basedOn w:val="Normal"/>
    <w:uiPriority w:val="99"/>
    <w:semiHidden/>
    <w:unhideWhenUsed/>
    <w:rsid w:val="00F43838"/>
    <w:pPr>
      <w:spacing w:before="100" w:beforeAutospacing="1" w:after="100" w:afterAutospacing="1" w:line="240" w:lineRule="auto"/>
    </w:pPr>
    <w:rPr>
      <w:rFonts w:ascii="Times" w:eastAsiaTheme="minorEastAsia" w:hAnsi="Times"/>
      <w:sz w:val="20"/>
      <w:szCs w:val="20"/>
    </w:rPr>
  </w:style>
  <w:style w:type="character" w:styleId="PlaceholderText">
    <w:name w:val="Placeholder Text"/>
    <w:basedOn w:val="DefaultParagraphFont"/>
    <w:uiPriority w:val="99"/>
    <w:semiHidden/>
    <w:rsid w:val="00F43838"/>
    <w:rPr>
      <w:color w:val="808080"/>
    </w:rPr>
  </w:style>
  <w:style w:type="paragraph" w:styleId="Footer">
    <w:name w:val="footer"/>
    <w:basedOn w:val="Normal"/>
    <w:link w:val="FooterChar"/>
    <w:uiPriority w:val="99"/>
    <w:unhideWhenUsed/>
    <w:rsid w:val="00F438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F43838"/>
    <w:rPr>
      <w:rFonts w:ascii="Times New Roman" w:eastAsiaTheme="majorEastAsia" w:hAnsi="Times New Roman" w:cs="Times New Roman"/>
      <w:sz w:val="22"/>
      <w:szCs w:val="22"/>
    </w:rPr>
  </w:style>
  <w:style w:type="character" w:styleId="PageNumber">
    <w:name w:val="page number"/>
    <w:basedOn w:val="DefaultParagraphFont"/>
    <w:uiPriority w:val="99"/>
    <w:semiHidden/>
    <w:unhideWhenUsed/>
    <w:rsid w:val="00F43838"/>
  </w:style>
  <w:style w:type="character" w:styleId="Emphasis">
    <w:name w:val="Emphasis"/>
    <w:basedOn w:val="DefaultParagraphFont"/>
    <w:uiPriority w:val="20"/>
    <w:qFormat/>
    <w:rsid w:val="00F43838"/>
    <w:rPr>
      <w:i/>
      <w:iCs/>
    </w:rPr>
  </w:style>
  <w:style w:type="paragraph" w:styleId="Revision">
    <w:name w:val="Revision"/>
    <w:hidden/>
    <w:uiPriority w:val="99"/>
    <w:semiHidden/>
    <w:rsid w:val="00F43838"/>
    <w:rPr>
      <w:rFonts w:ascii="Times New Roman" w:eastAsiaTheme="majorEastAsia" w:hAnsi="Times New Roman" w:cs="Times New Roman"/>
      <w:sz w:val="22"/>
      <w:szCs w:val="22"/>
    </w:rPr>
  </w:style>
  <w:style w:type="character" w:styleId="FollowedHyperlink">
    <w:name w:val="FollowedHyperlink"/>
    <w:basedOn w:val="DefaultParagraphFont"/>
    <w:uiPriority w:val="99"/>
    <w:semiHidden/>
    <w:unhideWhenUsed/>
    <w:rsid w:val="00F438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0.png"/><Relationship Id="rId12" Type="http://schemas.openxmlformats.org/officeDocument/2006/relationships/image" Target="media/image3.jpeg"/><Relationship Id="rId14" Type="http://schemas.openxmlformats.org/officeDocument/2006/relationships/image" Target="media/image30.jpeg"/><Relationship Id="rId15" Type="http://schemas.openxmlformats.org/officeDocument/2006/relationships/image" Target="media/image4.jpeg"/><Relationship Id="rId16" Type="http://schemas.openxmlformats.org/officeDocument/2006/relationships/image" Target="media/image40.jpe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2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15</Pages>
  <Words>9291</Words>
  <Characters>52959</Characters>
  <Application>Microsoft Macintosh Word</Application>
  <DocSecurity>0</DocSecurity>
  <Lines>441</Lines>
  <Paragraphs>124</Paragraphs>
  <ScaleCrop>false</ScaleCrop>
  <Company/>
  <LinksUpToDate>false</LinksUpToDate>
  <CharactersWithSpaces>62126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Kline</dc:creator>
  <cp:keywords/>
  <dc:description/>
  <cp:lastModifiedBy>Ted Gibson</cp:lastModifiedBy>
  <cp:revision>7</cp:revision>
  <dcterms:created xsi:type="dcterms:W3CDTF">2016-10-26T17:47:00Z</dcterms:created>
  <dcterms:modified xsi:type="dcterms:W3CDTF">2016-10-27T21:14:00Z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zotero-version="4.0.29.5"&gt;&lt;session id="8uKklgjy"/&gt;&lt;style id="http://www.zotero.org/styles/apa" locale="en-US" hasBibliography="1" bibliographyStyleHasBeenSet="1"/&gt;&lt;prefs&gt;&lt;pref name="fieldType" value="Field"/&gt;&lt;pref name="storeReferen</vt:lpwstr>
  </property>
  <property fmtid="{D5CDD505-2E9C-101B-9397-08002B2CF9AE}" pid="3" name="ZOTERO_PREF_2">
    <vt:lpwstr>ces" value="true"/&gt;&lt;pref name="automaticJournalAbbreviations" value="true"/&gt;&lt;pref name="noteType" value=""/&gt;&lt;/prefs&gt;&lt;/data&gt;</vt:lpwstr>
  </property>
</Properties>
</file>